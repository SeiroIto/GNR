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28E66" w14:textId="77777777" w:rsidR="00223593" w:rsidRPr="00CF21D5" w:rsidRDefault="00223593" w:rsidP="00223593">
      <w:pPr>
        <w:pStyle w:val="1"/>
        <w:spacing w:before="100" w:beforeAutospacing="1" w:after="100" w:afterAutospacing="1" w:line="360" w:lineRule="auto"/>
        <w:jc w:val="center"/>
        <w:rPr>
          <w:rFonts w:cstheme="majorHAnsi"/>
          <w:b/>
          <w:bCs/>
          <w:color w:val="auto"/>
          <w:sz w:val="22"/>
          <w:szCs w:val="22"/>
        </w:rPr>
      </w:pPr>
      <w:r w:rsidRPr="00CF21D5">
        <w:rPr>
          <w:rFonts w:cstheme="majorHAnsi"/>
          <w:b/>
          <w:bCs/>
          <w:color w:val="auto"/>
          <w:sz w:val="22"/>
          <w:szCs w:val="22"/>
        </w:rPr>
        <w:t>Agricultural producer responses to minimum wage changes</w:t>
      </w:r>
    </w:p>
    <w:p w14:paraId="7A4F9944" w14:textId="5FB93C00" w:rsidR="00EC47AF" w:rsidRPr="00EC47AF" w:rsidRDefault="00EC47AF" w:rsidP="0350950E">
      <w:pPr>
        <w:rPr>
          <w:rFonts w:asciiTheme="majorHAnsi" w:hAnsiTheme="majorHAnsi" w:cstheme="majorBidi"/>
          <w:b/>
          <w:bCs/>
        </w:rPr>
      </w:pPr>
      <w:r w:rsidRPr="0350950E">
        <w:rPr>
          <w:rFonts w:asciiTheme="majorHAnsi" w:hAnsiTheme="majorHAnsi" w:cstheme="majorBidi"/>
          <w:b/>
          <w:bCs/>
        </w:rPr>
        <w:t xml:space="preserve">Michael </w:t>
      </w:r>
      <w:proofErr w:type="spellStart"/>
      <w:r w:rsidRPr="0350950E">
        <w:rPr>
          <w:rFonts w:asciiTheme="majorHAnsi" w:hAnsiTheme="majorHAnsi" w:cstheme="majorBidi"/>
          <w:b/>
          <w:bCs/>
        </w:rPr>
        <w:t>Kilumelume</w:t>
      </w:r>
      <w:proofErr w:type="spellEnd"/>
      <w:r w:rsidRPr="0350950E">
        <w:rPr>
          <w:rFonts w:asciiTheme="majorHAnsi" w:hAnsiTheme="majorHAnsi" w:cstheme="majorBidi"/>
          <w:b/>
          <w:bCs/>
          <w:vertAlign w:val="superscript"/>
        </w:rPr>
        <w:footnoteReference w:id="2"/>
      </w:r>
      <w:r w:rsidRPr="0350950E">
        <w:rPr>
          <w:rFonts w:asciiTheme="majorHAnsi" w:hAnsiTheme="majorHAnsi" w:cstheme="majorBidi"/>
          <w:b/>
          <w:bCs/>
          <w:vertAlign w:val="superscript"/>
        </w:rPr>
        <w:t>,</w:t>
      </w:r>
      <w:r w:rsidRPr="0350950E">
        <w:rPr>
          <w:rFonts w:asciiTheme="majorHAnsi" w:hAnsiTheme="majorHAnsi" w:cstheme="majorBidi"/>
          <w:b/>
          <w:bCs/>
          <w:vertAlign w:val="superscript"/>
        </w:rPr>
        <w:footnoteReference w:id="3"/>
      </w:r>
      <w:r w:rsidRPr="0350950E">
        <w:rPr>
          <w:rFonts w:asciiTheme="majorHAnsi" w:hAnsiTheme="majorHAnsi" w:cstheme="majorBidi"/>
          <w:b/>
          <w:bCs/>
        </w:rPr>
        <w:t>, Dieter Von Fintel</w:t>
      </w:r>
      <w:r w:rsidRPr="0350950E">
        <w:rPr>
          <w:rFonts w:asciiTheme="majorHAnsi" w:hAnsiTheme="majorHAnsi" w:cstheme="majorBidi"/>
          <w:b/>
          <w:bCs/>
          <w:vertAlign w:val="superscript"/>
        </w:rPr>
        <w:t>1,</w:t>
      </w:r>
      <w:r w:rsidRPr="0350950E">
        <w:rPr>
          <w:rFonts w:asciiTheme="majorHAnsi" w:hAnsiTheme="majorHAnsi" w:cstheme="majorBidi"/>
          <w:b/>
          <w:bCs/>
          <w:vertAlign w:val="superscript"/>
        </w:rPr>
        <w:footnoteReference w:id="4"/>
      </w:r>
      <w:r w:rsidRPr="0350950E">
        <w:rPr>
          <w:rFonts w:asciiTheme="majorHAnsi" w:hAnsiTheme="majorHAnsi" w:cstheme="majorBidi"/>
          <w:b/>
          <w:bCs/>
          <w:vertAlign w:val="superscript"/>
        </w:rPr>
        <w:t>,</w:t>
      </w:r>
      <w:r w:rsidRPr="0350950E">
        <w:rPr>
          <w:rFonts w:asciiTheme="majorHAnsi" w:hAnsiTheme="majorHAnsi" w:cstheme="majorBidi"/>
          <w:b/>
          <w:bCs/>
          <w:vertAlign w:val="superscript"/>
        </w:rPr>
        <w:footnoteReference w:id="5"/>
      </w:r>
      <w:r w:rsidRPr="0350950E">
        <w:rPr>
          <w:rFonts w:asciiTheme="majorHAnsi" w:hAnsiTheme="majorHAnsi" w:cstheme="majorBidi"/>
          <w:b/>
          <w:bCs/>
        </w:rPr>
        <w:t>, Mariles Piek</w:t>
      </w:r>
      <w:r w:rsidR="00823E00" w:rsidRPr="0350950E">
        <w:rPr>
          <w:rFonts w:asciiTheme="majorHAnsi" w:hAnsiTheme="majorHAnsi" w:cstheme="majorBidi"/>
          <w:b/>
          <w:bCs/>
          <w:vertAlign w:val="superscript"/>
        </w:rPr>
        <w:t>1</w:t>
      </w:r>
      <w:r w:rsidRPr="0350950E">
        <w:rPr>
          <w:rFonts w:asciiTheme="majorHAnsi" w:hAnsiTheme="majorHAnsi" w:cstheme="majorBidi"/>
          <w:b/>
          <w:bCs/>
        </w:rPr>
        <w:t xml:space="preserve"> and Seiro Ito</w:t>
      </w:r>
      <w:r w:rsidRPr="0350950E">
        <w:rPr>
          <w:rFonts w:asciiTheme="majorHAnsi" w:hAnsiTheme="majorHAnsi" w:cstheme="majorBidi"/>
          <w:b/>
          <w:bCs/>
          <w:vertAlign w:val="superscript"/>
        </w:rPr>
        <w:footnoteReference w:id="6"/>
      </w:r>
    </w:p>
    <w:p w14:paraId="37639BF3" w14:textId="77777777" w:rsidR="00223593" w:rsidRPr="00EC47AF" w:rsidRDefault="00223593">
      <w:pPr>
        <w:rPr>
          <w:rFonts w:asciiTheme="majorHAnsi" w:hAnsiTheme="majorHAnsi" w:cstheme="majorHAnsi"/>
          <w:b/>
          <w:bCs/>
          <w:lang w:val="en-US"/>
        </w:rPr>
      </w:pPr>
    </w:p>
    <w:p w14:paraId="2FFA3B36" w14:textId="04BF3BBE" w:rsidR="00E97668" w:rsidRDefault="00E97668">
      <w:pPr>
        <w:rPr>
          <w:rFonts w:asciiTheme="majorHAnsi" w:hAnsiTheme="majorHAnsi" w:cstheme="majorHAnsi"/>
          <w:b/>
          <w:bCs/>
          <w:lang w:val="en-US"/>
        </w:rPr>
      </w:pPr>
      <w:r>
        <w:rPr>
          <w:rFonts w:asciiTheme="majorHAnsi" w:hAnsiTheme="majorHAnsi" w:cstheme="majorHAnsi"/>
          <w:b/>
          <w:bCs/>
          <w:lang w:val="en-US"/>
        </w:rPr>
        <w:t>Abstract</w:t>
      </w:r>
    </w:p>
    <w:p w14:paraId="33BA1793" w14:textId="52944041" w:rsidR="00E97668" w:rsidRPr="00273C47" w:rsidRDefault="00A15E73" w:rsidP="0350950E">
      <w:pPr>
        <w:jc w:val="both"/>
        <w:rPr>
          <w:rFonts w:asciiTheme="majorHAnsi" w:hAnsiTheme="majorHAnsi" w:cstheme="majorBidi"/>
        </w:rPr>
      </w:pPr>
      <w:del w:id="0" w:author="Von Fintel, Dieter [dieter2@sun.ac.za]" w:date="2024-02-26T07:32:00Z">
        <w:r w:rsidRPr="40939A00" w:rsidDel="14AEAD4E">
          <w:rPr>
            <w:rFonts w:asciiTheme="majorHAnsi" w:hAnsiTheme="majorHAnsi" w:cstheme="majorBidi"/>
          </w:rPr>
          <w:delText xml:space="preserve">In 2013, </w:delText>
        </w:r>
      </w:del>
      <w:r w:rsidR="14AEAD4E" w:rsidRPr="40939A00">
        <w:rPr>
          <w:rFonts w:asciiTheme="majorHAnsi" w:hAnsiTheme="majorHAnsi" w:cstheme="majorBidi"/>
        </w:rPr>
        <w:t xml:space="preserve">South Africa's agricultural sector </w:t>
      </w:r>
      <w:del w:id="1" w:author="Von Fintel, Dieter [dieter2@sun.ac.za]" w:date="2024-02-26T07:31:00Z">
        <w:r w:rsidRPr="40939A00" w:rsidDel="14AEAD4E">
          <w:rPr>
            <w:rFonts w:asciiTheme="majorHAnsi" w:hAnsiTheme="majorHAnsi" w:cstheme="majorBidi"/>
          </w:rPr>
          <w:delText>witnessed</w:delText>
        </w:r>
      </w:del>
      <w:ins w:id="2" w:author="Von Fintel, Dieter [dieter2@sun.ac.za]" w:date="2024-02-26T07:31:00Z">
        <w:r w:rsidR="7D8CC10D" w:rsidRPr="40939A00">
          <w:rPr>
            <w:rFonts w:asciiTheme="majorHAnsi" w:hAnsiTheme="majorHAnsi" w:cstheme="majorBidi"/>
          </w:rPr>
          <w:t xml:space="preserve"> was exposed to</w:t>
        </w:r>
      </w:ins>
      <w:r w:rsidR="14AEAD4E" w:rsidRPr="40939A00">
        <w:rPr>
          <w:rFonts w:asciiTheme="majorHAnsi" w:hAnsiTheme="majorHAnsi" w:cstheme="majorBidi"/>
        </w:rPr>
        <w:t xml:space="preserve"> a significant 52% rise in minimum wages</w:t>
      </w:r>
      <w:ins w:id="3" w:author="Von Fintel, Dieter [dieter2@sun.ac.za]" w:date="2024-02-26T07:32:00Z">
        <w:r w:rsidR="01ED4E9A" w:rsidRPr="40939A00">
          <w:rPr>
            <w:rFonts w:asciiTheme="majorHAnsi" w:hAnsiTheme="majorHAnsi" w:cstheme="majorBidi"/>
          </w:rPr>
          <w:t xml:space="preserve"> in 2013</w:t>
        </w:r>
      </w:ins>
      <w:r w:rsidR="14AEAD4E" w:rsidRPr="40939A00">
        <w:rPr>
          <w:rFonts w:asciiTheme="majorHAnsi" w:hAnsiTheme="majorHAnsi" w:cstheme="majorBidi"/>
        </w:rPr>
        <w:t>. This study employs a</w:t>
      </w:r>
      <w:ins w:id="4" w:author="Von Fintel, Dieter [dieter2@sun.ac.za]" w:date="2024-02-26T07:32:00Z">
        <w:r w:rsidR="35CF3B57" w:rsidRPr="40939A00">
          <w:rPr>
            <w:rFonts w:asciiTheme="majorHAnsi" w:hAnsiTheme="majorHAnsi" w:cstheme="majorBidi"/>
          </w:rPr>
          <w:t>n</w:t>
        </w:r>
      </w:ins>
      <w:r w:rsidR="14AEAD4E" w:rsidRPr="40939A00">
        <w:rPr>
          <w:rFonts w:asciiTheme="majorHAnsi" w:hAnsiTheme="majorHAnsi" w:cstheme="majorBidi"/>
        </w:rPr>
        <w:t xml:space="preserve"> </w:t>
      </w:r>
      <w:del w:id="5" w:author="marliespiek@icloud.com" w:date="2024-02-09T11:48:00Z">
        <w:r w:rsidRPr="40939A00" w:rsidDel="64443BDE">
          <w:rPr>
            <w:rFonts w:asciiTheme="majorHAnsi" w:hAnsiTheme="majorHAnsi" w:cstheme="majorBidi"/>
          </w:rPr>
          <w:delText xml:space="preserve">robust </w:delText>
        </w:r>
      </w:del>
      <w:del w:id="6" w:author="seiroi@gmail.com" w:date="2024-02-22T07:38:00Z">
        <w:r w:rsidRPr="40939A00" w:rsidDel="64443BDE">
          <w:rPr>
            <w:rFonts w:asciiTheme="majorHAnsi" w:hAnsiTheme="majorHAnsi" w:cstheme="majorBidi"/>
          </w:rPr>
          <w:delText>difference-in-differences</w:delText>
        </w:r>
      </w:del>
      <w:ins w:id="7" w:author="seiroi@gmail.com" w:date="2024-02-22T07:38:00Z">
        <w:r w:rsidR="3889DFE8" w:rsidRPr="40939A00">
          <w:rPr>
            <w:rFonts w:asciiTheme="majorHAnsi" w:hAnsiTheme="majorHAnsi" w:cstheme="majorBidi"/>
          </w:rPr>
          <w:t>event study design</w:t>
        </w:r>
      </w:ins>
      <w:r w:rsidR="14AEAD4E" w:rsidRPr="40939A00">
        <w:rPr>
          <w:rFonts w:asciiTheme="majorHAnsi" w:hAnsiTheme="majorHAnsi" w:cstheme="majorBidi"/>
        </w:rPr>
        <w:t xml:space="preserve"> methodology to investigate how farm owners adapted to </w:t>
      </w:r>
      <w:del w:id="8" w:author="marliespiek@icloud.com" w:date="2024-02-09T11:48:00Z">
        <w:r w:rsidRPr="40939A00" w:rsidDel="64443BDE">
          <w:rPr>
            <w:rFonts w:asciiTheme="majorHAnsi" w:hAnsiTheme="majorHAnsi" w:cstheme="majorBidi"/>
          </w:rPr>
          <w:delText xml:space="preserve">the increased wage costs resulting from </w:delText>
        </w:r>
      </w:del>
      <w:r w:rsidR="14AEAD4E" w:rsidRPr="40939A00">
        <w:rPr>
          <w:rFonts w:asciiTheme="majorHAnsi" w:hAnsiTheme="majorHAnsi" w:cstheme="majorBidi"/>
        </w:rPr>
        <w:t xml:space="preserve">the minimum wage hike. While prior </w:t>
      </w:r>
      <w:commentRangeStart w:id="9"/>
      <w:r w:rsidR="14AEAD4E" w:rsidRPr="40939A00">
        <w:rPr>
          <w:rFonts w:asciiTheme="majorHAnsi" w:hAnsiTheme="majorHAnsi" w:cstheme="majorBidi"/>
        </w:rPr>
        <w:t>research on South African minimum</w:t>
      </w:r>
      <w:commentRangeEnd w:id="9"/>
      <w:r>
        <w:rPr>
          <w:rStyle w:val="ae"/>
        </w:rPr>
        <w:commentReference w:id="9"/>
      </w:r>
      <w:r w:rsidR="14AEAD4E" w:rsidRPr="40939A00">
        <w:rPr>
          <w:rFonts w:asciiTheme="majorHAnsi" w:hAnsiTheme="majorHAnsi" w:cstheme="majorBidi"/>
        </w:rPr>
        <w:t xml:space="preserve"> wages has primarily concentrated on examining employment outcomes using household survey data due to limited access to micro firm-level data, we take a more comprehensive approach. Utilizing firm-level micro administrative tax data, we extend the analytical framework. </w:t>
      </w:r>
      <w:bookmarkStart w:id="10" w:name="_Hlk157466011"/>
      <w:commentRangeStart w:id="11"/>
      <w:r w:rsidR="14AEAD4E" w:rsidRPr="40939A00">
        <w:rPr>
          <w:rFonts w:asciiTheme="majorHAnsi" w:hAnsiTheme="majorHAnsi" w:cstheme="majorBidi"/>
        </w:rPr>
        <w:t xml:space="preserve">Our empirical findings indicate that the minimum wage hike did not have a substantial impact on total </w:t>
      </w:r>
      <w:proofErr w:type="spellStart"/>
      <w:r w:rsidR="14AEAD4E" w:rsidRPr="40939A00">
        <w:rPr>
          <w:rFonts w:asciiTheme="majorHAnsi" w:hAnsiTheme="majorHAnsi" w:cstheme="majorBidi"/>
        </w:rPr>
        <w:t>labor</w:t>
      </w:r>
      <w:proofErr w:type="spellEnd"/>
      <w:r w:rsidR="14AEAD4E" w:rsidRPr="40939A00">
        <w:rPr>
          <w:rFonts w:asciiTheme="majorHAnsi" w:hAnsiTheme="majorHAnsi" w:cstheme="majorBidi"/>
        </w:rPr>
        <w:t xml:space="preserve"> costs but did lead to a notable decrease in employment. While we do not find a significant impact on firm closures, we demonstrate that the observed decline in employment was driven by farms that ceased operations following the policy change. A sub-sample analysis of surviving farms reveals a temporary surge in employment immediately after the policy hike, as well as an increase in capital accumulation in the last two periods of our sample. Although we do not identify any significant impact on farm revenue and operating profit, we do observe a temporary drop in revenue per worker and operating profit per worker in the same year we observe a temporary increase in employment. Our analysis by firm size reveals that the minimum wage hike had varying effects on the outcomes of surviving farms</w:t>
      </w:r>
      <w:bookmarkEnd w:id="10"/>
      <w:r w:rsidR="14AEAD4E" w:rsidRPr="40939A00">
        <w:rPr>
          <w:rFonts w:asciiTheme="majorHAnsi" w:hAnsiTheme="majorHAnsi" w:cstheme="majorBidi"/>
        </w:rPr>
        <w:t>.</w:t>
      </w:r>
      <w:r w:rsidR="053181DB" w:rsidRPr="40939A00">
        <w:rPr>
          <w:rFonts w:asciiTheme="majorHAnsi" w:hAnsiTheme="majorHAnsi" w:cstheme="majorBidi"/>
        </w:rPr>
        <w:t xml:space="preserve"> </w:t>
      </w:r>
      <w:r w:rsidR="532F294B" w:rsidRPr="40939A00">
        <w:rPr>
          <w:rFonts w:asciiTheme="majorHAnsi" w:hAnsiTheme="majorHAnsi" w:cstheme="majorBidi"/>
        </w:rPr>
        <w:t xml:space="preserve">  </w:t>
      </w:r>
      <w:commentRangeEnd w:id="11"/>
      <w:r>
        <w:rPr>
          <w:rStyle w:val="ae"/>
        </w:rPr>
        <w:commentReference w:id="11"/>
      </w:r>
    </w:p>
    <w:p w14:paraId="65EED580" w14:textId="77777777" w:rsidR="00EC47AF" w:rsidRDefault="00EC47AF">
      <w:pPr>
        <w:rPr>
          <w:rFonts w:asciiTheme="majorHAnsi" w:hAnsiTheme="majorHAnsi" w:cstheme="majorHAnsi"/>
          <w:b/>
          <w:bCs/>
          <w:lang w:val="en-US"/>
        </w:rPr>
      </w:pPr>
    </w:p>
    <w:p w14:paraId="1B1DF16A" w14:textId="6A9B4922" w:rsidR="00005DD9" w:rsidRPr="00005DD9" w:rsidRDefault="00005DD9" w:rsidP="7E6EA251">
      <w:pPr>
        <w:spacing w:after="0" w:line="360" w:lineRule="auto"/>
        <w:jc w:val="both"/>
        <w:rPr>
          <w:rFonts w:asciiTheme="majorHAnsi" w:eastAsia="Times New Roman" w:hAnsiTheme="majorHAnsi" w:cstheme="majorBidi"/>
          <w:kern w:val="2"/>
          <w:lang w:val="en-US"/>
          <w14:ligatures w14:val="standardContextual"/>
        </w:rPr>
      </w:pPr>
      <w:r w:rsidRPr="7E6EA251">
        <w:rPr>
          <w:rFonts w:asciiTheme="majorHAnsi" w:eastAsia="Times New Roman" w:hAnsiTheme="majorHAnsi" w:cstheme="majorBidi"/>
          <w:b/>
          <w:bCs/>
          <w:kern w:val="2"/>
          <w:lang w:val="en-US"/>
          <w14:ligatures w14:val="standardContextual"/>
        </w:rPr>
        <w:t xml:space="preserve">Keywords: </w:t>
      </w:r>
      <w:r w:rsidRPr="7E6EA251">
        <w:rPr>
          <w:rFonts w:asciiTheme="majorHAnsi" w:eastAsia="Times New Roman" w:hAnsiTheme="majorHAnsi" w:cstheme="majorBidi"/>
          <w:kern w:val="2"/>
          <w:lang w:val="en-US"/>
          <w14:ligatures w14:val="standardContextual"/>
        </w:rPr>
        <w:t xml:space="preserve">Minimum wage, </w:t>
      </w:r>
      <w:r w:rsidR="00BD2C95" w:rsidRPr="7E6EA251">
        <w:rPr>
          <w:rFonts w:asciiTheme="majorHAnsi" w:eastAsia="Times New Roman" w:hAnsiTheme="majorHAnsi" w:cstheme="majorBidi"/>
          <w:kern w:val="2"/>
          <w:lang w:val="en-US"/>
          <w14:ligatures w14:val="standardContextual"/>
        </w:rPr>
        <w:t xml:space="preserve">farm-exit, </w:t>
      </w:r>
      <w:r w:rsidR="0011187F" w:rsidRPr="7E6EA251">
        <w:rPr>
          <w:rFonts w:asciiTheme="majorHAnsi" w:eastAsia="Times New Roman" w:hAnsiTheme="majorHAnsi" w:cstheme="majorBidi"/>
          <w:kern w:val="2"/>
          <w:lang w:val="en-US"/>
          <w14:ligatures w14:val="standardContextual"/>
        </w:rPr>
        <w:t>employment,</w:t>
      </w:r>
      <w:r w:rsidR="00BD2C95" w:rsidRPr="7E6EA251">
        <w:rPr>
          <w:rFonts w:asciiTheme="majorHAnsi" w:eastAsia="Times New Roman" w:hAnsiTheme="majorHAnsi" w:cstheme="majorBidi"/>
          <w:kern w:val="2"/>
          <w:lang w:val="en-US"/>
          <w14:ligatures w14:val="standardContextual"/>
        </w:rPr>
        <w:t xml:space="preserve"> </w:t>
      </w:r>
      <w:r w:rsidR="42677943" w:rsidRPr="7E6EA251">
        <w:rPr>
          <w:rFonts w:asciiTheme="majorHAnsi" w:eastAsia="Times New Roman" w:hAnsiTheme="majorHAnsi" w:cstheme="majorBidi"/>
          <w:kern w:val="2"/>
          <w:lang w:val="en-US"/>
          <w14:ligatures w14:val="standardContextual"/>
        </w:rPr>
        <w:t xml:space="preserve">wages, </w:t>
      </w:r>
      <w:r w:rsidR="00BD2C95" w:rsidRPr="7E6EA251">
        <w:rPr>
          <w:rFonts w:asciiTheme="majorHAnsi" w:eastAsia="Times New Roman" w:hAnsiTheme="majorHAnsi" w:cstheme="majorBidi"/>
          <w:kern w:val="2"/>
          <w:lang w:val="en-US"/>
          <w14:ligatures w14:val="standardContextual"/>
        </w:rPr>
        <w:t>capital</w:t>
      </w:r>
      <w:r w:rsidR="00323D99" w:rsidRPr="7E6EA251">
        <w:rPr>
          <w:rFonts w:asciiTheme="majorHAnsi" w:eastAsia="Times New Roman" w:hAnsiTheme="majorHAnsi" w:cstheme="majorBidi"/>
          <w:kern w:val="2"/>
          <w:lang w:val="en-US"/>
          <w14:ligatures w14:val="standardContextual"/>
        </w:rPr>
        <w:t xml:space="preserve">, operating profit </w:t>
      </w:r>
    </w:p>
    <w:p w14:paraId="66C32BF9" w14:textId="77777777" w:rsidR="00005DD9" w:rsidRPr="00005DD9" w:rsidRDefault="00005DD9" w:rsidP="00005DD9">
      <w:pPr>
        <w:spacing w:after="0" w:line="360" w:lineRule="auto"/>
        <w:jc w:val="both"/>
        <w:rPr>
          <w:rFonts w:asciiTheme="majorHAnsi" w:eastAsia="Times New Roman" w:hAnsiTheme="majorHAnsi" w:cstheme="majorHAnsi"/>
          <w:b/>
          <w:bCs/>
          <w:kern w:val="2"/>
          <w:lang w:val="en-US"/>
          <w14:ligatures w14:val="standardContextual"/>
        </w:rPr>
      </w:pPr>
    </w:p>
    <w:p w14:paraId="687ADFB3" w14:textId="77777777" w:rsidR="00005DD9" w:rsidRPr="00005DD9" w:rsidRDefault="00005DD9" w:rsidP="00005DD9">
      <w:pPr>
        <w:spacing w:after="0" w:line="360" w:lineRule="auto"/>
        <w:jc w:val="both"/>
        <w:rPr>
          <w:rFonts w:asciiTheme="majorHAnsi" w:eastAsia="Times New Roman" w:hAnsiTheme="majorHAnsi" w:cstheme="majorHAnsi"/>
          <w:kern w:val="2"/>
          <w:lang w:val="en-US"/>
          <w14:ligatures w14:val="standardContextual"/>
        </w:rPr>
      </w:pPr>
      <w:r w:rsidRPr="00005DD9">
        <w:rPr>
          <w:rFonts w:asciiTheme="majorHAnsi" w:eastAsia="Times New Roman" w:hAnsiTheme="majorHAnsi" w:cstheme="majorHAnsi"/>
          <w:b/>
          <w:bCs/>
          <w:kern w:val="2"/>
          <w:lang w:val="en-US"/>
          <w14:ligatures w14:val="standardContextual"/>
        </w:rPr>
        <w:t xml:space="preserve">JEL Classification: </w:t>
      </w:r>
      <w:r w:rsidRPr="00005DD9">
        <w:rPr>
          <w:rFonts w:asciiTheme="majorHAnsi" w:eastAsia="Times New Roman" w:hAnsiTheme="majorHAnsi" w:cstheme="majorHAnsi"/>
          <w:kern w:val="2"/>
          <w:lang w:val="en-US"/>
          <w14:ligatures w14:val="standardContextual"/>
        </w:rPr>
        <w:t>C21, C23, J23, J38</w:t>
      </w:r>
    </w:p>
    <w:p w14:paraId="033940A7" w14:textId="77777777" w:rsidR="00EC47AF" w:rsidRDefault="00EC47AF">
      <w:pPr>
        <w:rPr>
          <w:rFonts w:asciiTheme="majorHAnsi" w:hAnsiTheme="majorHAnsi" w:cstheme="majorHAnsi"/>
          <w:b/>
          <w:bCs/>
          <w:lang w:val="en-US"/>
        </w:rPr>
      </w:pPr>
    </w:p>
    <w:p w14:paraId="1E5F6611" w14:textId="77777777" w:rsidR="00EC47AF" w:rsidRDefault="00EC47AF">
      <w:pPr>
        <w:rPr>
          <w:rFonts w:asciiTheme="majorHAnsi" w:hAnsiTheme="majorHAnsi" w:cstheme="majorHAnsi"/>
          <w:b/>
          <w:bCs/>
          <w:lang w:val="en-US"/>
        </w:rPr>
      </w:pPr>
    </w:p>
    <w:p w14:paraId="14A36CD1" w14:textId="77777777" w:rsidR="00EC47AF" w:rsidRDefault="00EC47AF">
      <w:pPr>
        <w:rPr>
          <w:rFonts w:asciiTheme="majorHAnsi" w:hAnsiTheme="majorHAnsi" w:cstheme="majorHAnsi"/>
          <w:b/>
          <w:bCs/>
          <w:lang w:val="en-US"/>
        </w:rPr>
      </w:pPr>
    </w:p>
    <w:p w14:paraId="73342EF5" w14:textId="77777777" w:rsidR="00EC47AF" w:rsidRDefault="00EC47AF">
      <w:pPr>
        <w:rPr>
          <w:rFonts w:asciiTheme="majorHAnsi" w:hAnsiTheme="majorHAnsi" w:cstheme="majorHAnsi"/>
          <w:b/>
          <w:bCs/>
          <w:lang w:val="en-US"/>
        </w:rPr>
      </w:pPr>
    </w:p>
    <w:p w14:paraId="25E6A27D" w14:textId="77777777" w:rsidR="00EC47AF" w:rsidRDefault="00EC47AF">
      <w:pPr>
        <w:rPr>
          <w:rFonts w:asciiTheme="majorHAnsi" w:hAnsiTheme="majorHAnsi" w:cstheme="majorHAnsi"/>
          <w:b/>
          <w:bCs/>
          <w:lang w:val="en-US"/>
        </w:rPr>
      </w:pPr>
    </w:p>
    <w:p w14:paraId="07158D33" w14:textId="77777777" w:rsidR="00EC47AF" w:rsidRDefault="00EC47AF">
      <w:pPr>
        <w:rPr>
          <w:rFonts w:asciiTheme="majorHAnsi" w:hAnsiTheme="majorHAnsi" w:cstheme="majorHAnsi"/>
          <w:b/>
          <w:bCs/>
          <w:lang w:val="en-US"/>
        </w:rPr>
      </w:pPr>
    </w:p>
    <w:p w14:paraId="220A0A99" w14:textId="77777777" w:rsidR="00EC47AF" w:rsidRDefault="00EC47AF">
      <w:pPr>
        <w:rPr>
          <w:rFonts w:asciiTheme="majorHAnsi" w:hAnsiTheme="majorHAnsi" w:cstheme="majorHAnsi"/>
          <w:b/>
          <w:bCs/>
          <w:lang w:val="en-US"/>
        </w:rPr>
      </w:pPr>
    </w:p>
    <w:p w14:paraId="5DA85FE6" w14:textId="77777777" w:rsidR="00EC47AF" w:rsidRDefault="00EC47AF" w:rsidP="40939A00">
      <w:pPr>
        <w:rPr>
          <w:rFonts w:asciiTheme="majorHAnsi" w:hAnsiTheme="majorHAnsi" w:cstheme="majorBidi"/>
          <w:b/>
          <w:bCs/>
          <w:lang w:val="en-US"/>
        </w:rPr>
      </w:pPr>
    </w:p>
    <w:p w14:paraId="65C270D6" w14:textId="09162714" w:rsidR="40939A00" w:rsidRDefault="40939A00" w:rsidP="40939A00">
      <w:pPr>
        <w:rPr>
          <w:rFonts w:asciiTheme="majorHAnsi" w:hAnsiTheme="majorHAnsi" w:cstheme="majorBidi"/>
          <w:b/>
          <w:bCs/>
          <w:lang w:val="en-US"/>
        </w:rPr>
      </w:pPr>
    </w:p>
    <w:p w14:paraId="5D1B3F18" w14:textId="19EA475C" w:rsidR="40939A00" w:rsidRDefault="40939A00" w:rsidP="40939A00">
      <w:pPr>
        <w:rPr>
          <w:rFonts w:asciiTheme="majorHAnsi" w:hAnsiTheme="majorHAnsi" w:cstheme="majorBidi"/>
          <w:b/>
          <w:bCs/>
          <w:lang w:val="en-US"/>
        </w:rPr>
      </w:pPr>
    </w:p>
    <w:p w14:paraId="2AE466E5" w14:textId="77BFD551" w:rsidR="40939A00" w:rsidRDefault="40939A00" w:rsidP="40939A00">
      <w:pPr>
        <w:rPr>
          <w:rFonts w:asciiTheme="majorHAnsi" w:hAnsiTheme="majorHAnsi" w:cstheme="majorBidi"/>
          <w:b/>
          <w:bCs/>
          <w:lang w:val="en-US"/>
        </w:rPr>
      </w:pPr>
    </w:p>
    <w:p w14:paraId="152108B9" w14:textId="25C2F35D" w:rsidR="40939A00" w:rsidRDefault="40939A00" w:rsidP="40939A00">
      <w:pPr>
        <w:rPr>
          <w:rFonts w:asciiTheme="majorHAnsi" w:hAnsiTheme="majorHAnsi" w:cstheme="majorBidi"/>
          <w:b/>
          <w:bCs/>
          <w:lang w:val="en-US"/>
        </w:rPr>
      </w:pPr>
    </w:p>
    <w:p w14:paraId="6CBB0FC6" w14:textId="77777777" w:rsidR="00EC47AF" w:rsidRDefault="00EC47AF">
      <w:pPr>
        <w:rPr>
          <w:rFonts w:asciiTheme="majorHAnsi" w:hAnsiTheme="majorHAnsi" w:cstheme="majorHAnsi"/>
          <w:b/>
          <w:bCs/>
          <w:lang w:val="en-US"/>
        </w:rPr>
      </w:pPr>
    </w:p>
    <w:p w14:paraId="3E154521" w14:textId="77777777" w:rsidR="00FE1EC5" w:rsidRDefault="00FE1EC5">
      <w:pPr>
        <w:rPr>
          <w:rFonts w:asciiTheme="majorHAnsi" w:hAnsiTheme="majorHAnsi" w:cstheme="majorHAnsi"/>
          <w:b/>
          <w:bCs/>
          <w:lang w:val="en-US"/>
        </w:rPr>
      </w:pPr>
    </w:p>
    <w:p w14:paraId="78FA2AA5" w14:textId="0218A520" w:rsidR="00B142B8" w:rsidRPr="0011187F" w:rsidRDefault="00B142B8" w:rsidP="0011187F">
      <w:pPr>
        <w:pStyle w:val="a4"/>
        <w:numPr>
          <w:ilvl w:val="0"/>
          <w:numId w:val="40"/>
        </w:numPr>
        <w:rPr>
          <w:rFonts w:asciiTheme="majorHAnsi" w:hAnsiTheme="majorHAnsi" w:cstheme="majorHAnsi"/>
          <w:b/>
          <w:bCs/>
          <w:lang w:val="en-US"/>
        </w:rPr>
      </w:pPr>
      <w:r w:rsidRPr="0011187F">
        <w:rPr>
          <w:rFonts w:asciiTheme="majorHAnsi" w:hAnsiTheme="majorHAnsi" w:cstheme="majorHAnsi"/>
          <w:b/>
          <w:bCs/>
          <w:lang w:val="en-US"/>
        </w:rPr>
        <w:t xml:space="preserve">Introduction </w:t>
      </w:r>
    </w:p>
    <w:p w14:paraId="2F2F7A3A" w14:textId="38EC70F2" w:rsidR="001B3434" w:rsidRPr="001B3434" w:rsidRDefault="1BAD712E" w:rsidP="18E706F6">
      <w:pPr>
        <w:jc w:val="both"/>
        <w:rPr>
          <w:rFonts w:asciiTheme="majorHAnsi" w:hAnsiTheme="majorHAnsi" w:cstheme="majorBidi"/>
          <w:lang w:val="en-GB"/>
        </w:rPr>
      </w:pPr>
      <w:r w:rsidRPr="18E706F6">
        <w:rPr>
          <w:rFonts w:asciiTheme="majorHAnsi" w:hAnsiTheme="majorHAnsi" w:cstheme="majorBidi"/>
          <w:lang w:val="en-GB"/>
        </w:rPr>
        <w:t>The discussion surrounding the impact of minimum wage policies on low-wage employment has remained a central topic in economic discourse ever since the influential research by Card and Kru</w:t>
      </w:r>
      <w:ins w:id="12" w:author="seiroi@gmail.com" w:date="2024-02-22T01:52:00Z">
        <w:r w:rsidR="47D05E9C" w:rsidRPr="18E706F6">
          <w:rPr>
            <w:rFonts w:asciiTheme="majorHAnsi" w:hAnsiTheme="majorHAnsi" w:cstheme="majorBidi"/>
            <w:lang w:val="en-GB"/>
          </w:rPr>
          <w:t>e</w:t>
        </w:r>
      </w:ins>
      <w:r w:rsidRPr="18E706F6">
        <w:rPr>
          <w:rFonts w:asciiTheme="majorHAnsi" w:hAnsiTheme="majorHAnsi" w:cstheme="majorBidi"/>
          <w:lang w:val="en-GB"/>
        </w:rPr>
        <w:t>ger</w:t>
      </w:r>
      <w:ins w:id="13" w:author="seiroi@gmail.com" w:date="2024-02-22T01:47:00Z">
        <w:r w:rsidR="26C5FB39" w:rsidRPr="18E706F6">
          <w:rPr>
            <w:rFonts w:asciiTheme="majorHAnsi" w:hAnsiTheme="majorHAnsi" w:cstheme="majorBidi"/>
            <w:lang w:val="en-GB"/>
          </w:rPr>
          <w:t xml:space="preserve"> (199</w:t>
        </w:r>
      </w:ins>
      <w:ins w:id="14" w:author="seiroi@gmail.com" w:date="2024-02-22T02:09:00Z">
        <w:r w:rsidR="2FE9A40A" w:rsidRPr="18E706F6">
          <w:rPr>
            <w:rFonts w:asciiTheme="majorHAnsi" w:hAnsiTheme="majorHAnsi" w:cstheme="majorBidi"/>
            <w:lang w:val="en-GB"/>
          </w:rPr>
          <w:t>4</w:t>
        </w:r>
      </w:ins>
      <w:ins w:id="15" w:author="seiroi@gmail.com" w:date="2024-02-22T01:47:00Z">
        <w:r w:rsidR="26C5FB39" w:rsidRPr="18E706F6">
          <w:rPr>
            <w:rFonts w:asciiTheme="majorHAnsi" w:hAnsiTheme="majorHAnsi" w:cstheme="majorBidi"/>
            <w:lang w:val="en-GB"/>
          </w:rPr>
          <w:t>)</w:t>
        </w:r>
      </w:ins>
      <w:del w:id="16" w:author="seiroi@gmail.com" w:date="2024-02-22T01:47:00Z">
        <w:r w:rsidRPr="18E706F6" w:rsidDel="001B3434">
          <w:rPr>
            <w:rFonts w:asciiTheme="majorHAnsi" w:hAnsiTheme="majorHAnsi" w:cstheme="majorBidi"/>
            <w:lang w:val="en-GB"/>
          </w:rPr>
          <w:delText xml:space="preserve"> in 2000</w:delText>
        </w:r>
      </w:del>
      <w:r w:rsidRPr="18E706F6">
        <w:rPr>
          <w:rFonts w:asciiTheme="majorHAnsi" w:hAnsiTheme="majorHAnsi" w:cstheme="majorBidi"/>
          <w:lang w:val="en-GB"/>
        </w:rPr>
        <w:t xml:space="preserve">. </w:t>
      </w:r>
      <w:ins w:id="17" w:author="seiroi@gmail.com" w:date="2024-02-22T02:22:00Z">
        <w:r w:rsidR="65D5F19E" w:rsidRPr="18E706F6">
          <w:rPr>
            <w:rFonts w:asciiTheme="majorHAnsi" w:hAnsiTheme="majorHAnsi" w:cstheme="majorBidi"/>
            <w:lang w:val="en-GB"/>
          </w:rPr>
          <w:t xml:space="preserve">Empirical findings vacillate between suggesting potential job losses (Brown et al., 1982; Brown 1999; Neumark and Wascher 2007; Neumark and Shirley 2022) and more neutral or occasionally positive outcomes (Card and Krueger, 1993; </w:t>
        </w:r>
        <w:proofErr w:type="spellStart"/>
        <w:r w:rsidR="65D5F19E" w:rsidRPr="18E706F6">
          <w:rPr>
            <w:rFonts w:asciiTheme="majorHAnsi" w:hAnsiTheme="majorHAnsi" w:cstheme="majorBidi"/>
            <w:lang w:val="en-GB"/>
          </w:rPr>
          <w:t>Doucouliagos</w:t>
        </w:r>
        <w:proofErr w:type="spellEnd"/>
        <w:r w:rsidR="65D5F19E" w:rsidRPr="18E706F6">
          <w:rPr>
            <w:rFonts w:asciiTheme="majorHAnsi" w:hAnsiTheme="majorHAnsi" w:cstheme="majorBidi"/>
            <w:lang w:val="en-GB"/>
          </w:rPr>
          <w:t xml:space="preserve"> and Stanley </w:t>
        </w:r>
        <w:proofErr w:type="gramStart"/>
        <w:r w:rsidR="65D5F19E" w:rsidRPr="18E706F6">
          <w:rPr>
            <w:rFonts w:asciiTheme="majorHAnsi" w:hAnsiTheme="majorHAnsi" w:cstheme="majorBidi"/>
            <w:lang w:val="en-GB"/>
          </w:rPr>
          <w:t>2009;  Dube</w:t>
        </w:r>
        <w:proofErr w:type="gramEnd"/>
        <w:r w:rsidR="65D5F19E" w:rsidRPr="18E706F6">
          <w:rPr>
            <w:rFonts w:asciiTheme="majorHAnsi" w:hAnsiTheme="majorHAnsi" w:cstheme="majorBidi"/>
            <w:lang w:val="en-GB"/>
          </w:rPr>
          <w:t xml:space="preserve"> 2019; Manning 2020). </w:t>
        </w:r>
      </w:ins>
      <w:r w:rsidRPr="18E706F6">
        <w:rPr>
          <w:rFonts w:asciiTheme="majorHAnsi" w:hAnsiTheme="majorHAnsi" w:cstheme="majorBidi"/>
          <w:lang w:val="en-GB"/>
        </w:rPr>
        <w:t xml:space="preserve">While empirical studies have yielded diverse results, </w:t>
      </w:r>
      <w:del w:id="18" w:author="seiroi@gmail.com" w:date="2024-02-22T01:59:00Z">
        <w:r w:rsidRPr="18E706F6" w:rsidDel="001B3434">
          <w:rPr>
            <w:rFonts w:asciiTheme="majorHAnsi" w:hAnsiTheme="majorHAnsi" w:cstheme="majorBidi"/>
            <w:lang w:val="en-GB"/>
          </w:rPr>
          <w:delText xml:space="preserve">there has been a noteworthy evolution in the economic consensus </w:delText>
        </w:r>
      </w:del>
      <w:ins w:id="19" w:author="seiroi@gmail.com" w:date="2024-02-22T02:00:00Z">
        <w:r w:rsidR="39AE7901" w:rsidRPr="18E706F6">
          <w:rPr>
            <w:rFonts w:asciiTheme="majorHAnsi" w:hAnsiTheme="majorHAnsi" w:cstheme="majorBidi"/>
            <w:lang w:val="en-GB"/>
          </w:rPr>
          <w:t xml:space="preserve">the </w:t>
        </w:r>
        <w:r w:rsidR="7BD5769D" w:rsidRPr="18E706F6">
          <w:rPr>
            <w:rFonts w:asciiTheme="majorHAnsi" w:hAnsiTheme="majorHAnsi" w:cstheme="majorBidi"/>
            <w:lang w:val="en-GB"/>
          </w:rPr>
          <w:t>disagreements</w:t>
        </w:r>
        <w:r w:rsidR="39AE7901" w:rsidRPr="18E706F6">
          <w:rPr>
            <w:rFonts w:asciiTheme="majorHAnsi" w:hAnsiTheme="majorHAnsi" w:cstheme="majorBidi"/>
            <w:lang w:val="en-GB"/>
          </w:rPr>
          <w:t xml:space="preserve"> among </w:t>
        </w:r>
      </w:ins>
      <w:ins w:id="20" w:author="seiroi@gmail.com" w:date="2024-02-22T01:57:00Z">
        <w:r w:rsidR="31656A04" w:rsidRPr="18E706F6">
          <w:rPr>
            <w:rFonts w:asciiTheme="majorHAnsi" w:hAnsiTheme="majorHAnsi" w:cstheme="majorBidi"/>
            <w:lang w:val="en-GB"/>
          </w:rPr>
          <w:t xml:space="preserve">economists </w:t>
        </w:r>
      </w:ins>
      <w:del w:id="21" w:author="seiroi@gmail.com" w:date="2024-02-22T01:59:00Z">
        <w:r w:rsidRPr="18E706F6" w:rsidDel="001B3434">
          <w:rPr>
            <w:rFonts w:asciiTheme="majorHAnsi" w:hAnsiTheme="majorHAnsi" w:cstheme="majorBidi"/>
            <w:lang w:val="en-GB"/>
          </w:rPr>
          <w:delText xml:space="preserve">regarding </w:delText>
        </w:r>
      </w:del>
      <w:ins w:id="22" w:author="seiroi@gmail.com" w:date="2024-02-22T01:59:00Z">
        <w:r w:rsidR="0EBAC5BA" w:rsidRPr="18E706F6">
          <w:rPr>
            <w:rFonts w:asciiTheme="majorHAnsi" w:hAnsiTheme="majorHAnsi" w:cstheme="majorBidi"/>
            <w:lang w:val="en-GB"/>
          </w:rPr>
          <w:t xml:space="preserve"> </w:t>
        </w:r>
      </w:ins>
      <w:ins w:id="23" w:author="seiroi@gmail.com" w:date="2024-02-22T02:00:00Z">
        <w:r w:rsidR="7E3D22DE" w:rsidRPr="18E706F6">
          <w:rPr>
            <w:rFonts w:asciiTheme="majorHAnsi" w:hAnsiTheme="majorHAnsi" w:cstheme="majorBidi"/>
            <w:lang w:val="en-GB"/>
          </w:rPr>
          <w:t xml:space="preserve">on </w:t>
        </w:r>
      </w:ins>
      <w:r w:rsidRPr="18E706F6">
        <w:rPr>
          <w:rFonts w:asciiTheme="majorHAnsi" w:hAnsiTheme="majorHAnsi" w:cstheme="majorBidi"/>
          <w:lang w:val="en-GB"/>
        </w:rPr>
        <w:t>the employment effects of minimum wages</w:t>
      </w:r>
      <w:ins w:id="24" w:author="seiroi@gmail.com" w:date="2024-02-22T02:00:00Z">
        <w:r w:rsidR="69EF01DD" w:rsidRPr="18E706F6">
          <w:rPr>
            <w:rFonts w:asciiTheme="majorHAnsi" w:hAnsiTheme="majorHAnsi" w:cstheme="majorBidi"/>
            <w:lang w:val="en-GB"/>
          </w:rPr>
          <w:t xml:space="preserve"> </w:t>
        </w:r>
        <w:r w:rsidR="4C1CBF29" w:rsidRPr="18E706F6">
          <w:rPr>
            <w:rFonts w:asciiTheme="majorHAnsi" w:hAnsiTheme="majorHAnsi" w:cstheme="majorBidi"/>
            <w:lang w:val="en-GB"/>
          </w:rPr>
          <w:t xml:space="preserve">are getting </w:t>
        </w:r>
      </w:ins>
      <w:ins w:id="25" w:author="seiroi@gmail.com" w:date="2024-02-22T02:01:00Z">
        <w:r w:rsidR="4C1CBF29" w:rsidRPr="18E706F6">
          <w:rPr>
            <w:rFonts w:asciiTheme="majorHAnsi" w:hAnsiTheme="majorHAnsi" w:cstheme="majorBidi"/>
            <w:lang w:val="en-GB"/>
          </w:rPr>
          <w:t>weaker</w:t>
        </w:r>
      </w:ins>
      <w:r w:rsidRPr="18E706F6">
        <w:rPr>
          <w:rFonts w:asciiTheme="majorHAnsi" w:hAnsiTheme="majorHAnsi" w:cstheme="majorBidi"/>
          <w:lang w:val="en-GB"/>
        </w:rPr>
        <w:t xml:space="preserve"> (Geide-Stevenson &amp; La Parra-Perez, 2022). Nevertheless, the empirical evidence pertaining to developing nations, characterized by intricacies such as non-compliance with legislative mandates that can mitigate employment effects (</w:t>
      </w:r>
      <w:proofErr w:type="spellStart"/>
      <w:r w:rsidRPr="18E706F6">
        <w:rPr>
          <w:rFonts w:asciiTheme="majorHAnsi" w:hAnsiTheme="majorHAnsi" w:cstheme="majorBidi"/>
          <w:lang w:val="en-GB"/>
        </w:rPr>
        <w:t>Bhorat</w:t>
      </w:r>
      <w:proofErr w:type="spellEnd"/>
      <w:r w:rsidRPr="18E706F6">
        <w:rPr>
          <w:rFonts w:asciiTheme="majorHAnsi" w:hAnsiTheme="majorHAnsi" w:cstheme="majorBidi"/>
          <w:lang w:val="en-GB"/>
        </w:rPr>
        <w:t xml:space="preserve"> et al., 2017), remains limited. Moreover, firms </w:t>
      </w:r>
      <w:ins w:id="26" w:author="marliespiek@icloud.com" w:date="2024-02-09T11:51:00Z">
        <w:r w:rsidR="277A0FE2" w:rsidRPr="18E706F6">
          <w:rPr>
            <w:rFonts w:asciiTheme="majorHAnsi" w:hAnsiTheme="majorHAnsi" w:cstheme="majorBidi"/>
            <w:lang w:val="en-GB"/>
          </w:rPr>
          <w:t xml:space="preserve">affected by </w:t>
        </w:r>
      </w:ins>
      <w:del w:id="27" w:author="marliespiek@icloud.com" w:date="2024-02-09T11:52:00Z">
        <w:r w:rsidRPr="18E706F6" w:rsidDel="001B3434">
          <w:rPr>
            <w:rFonts w:asciiTheme="majorHAnsi" w:hAnsiTheme="majorHAnsi" w:cstheme="majorBidi"/>
            <w:lang w:val="en-GB"/>
          </w:rPr>
          <w:delText xml:space="preserve">confronted with </w:delText>
        </w:r>
      </w:del>
      <w:r w:rsidRPr="18E706F6">
        <w:rPr>
          <w:rFonts w:asciiTheme="majorHAnsi" w:hAnsiTheme="majorHAnsi" w:cstheme="majorBidi"/>
          <w:lang w:val="en-GB"/>
        </w:rPr>
        <w:t xml:space="preserve">minimum wage hikes </w:t>
      </w:r>
      <w:ins w:id="28" w:author="marliespiek@icloud.com" w:date="2024-02-09T11:52:00Z">
        <w:r w:rsidR="4E6BE155" w:rsidRPr="18E706F6">
          <w:rPr>
            <w:rFonts w:asciiTheme="majorHAnsi" w:hAnsiTheme="majorHAnsi" w:cstheme="majorBidi"/>
            <w:lang w:val="en-GB"/>
          </w:rPr>
          <w:t xml:space="preserve">have </w:t>
        </w:r>
      </w:ins>
      <w:ins w:id="29" w:author="seiroi@gmail.com" w:date="2024-02-22T02:02:00Z">
        <w:r w:rsidR="7702C920" w:rsidRPr="18E706F6">
          <w:rPr>
            <w:rFonts w:asciiTheme="majorHAnsi" w:hAnsiTheme="majorHAnsi" w:cstheme="majorBidi"/>
            <w:lang w:val="en-GB"/>
          </w:rPr>
          <w:t xml:space="preserve">potentially </w:t>
        </w:r>
      </w:ins>
      <w:ins w:id="30" w:author="marliespiek@icloud.com" w:date="2024-02-09T11:52:00Z">
        <w:r w:rsidR="307CA22F" w:rsidRPr="18E706F6">
          <w:rPr>
            <w:rFonts w:asciiTheme="majorHAnsi" w:hAnsiTheme="majorHAnsi" w:cstheme="majorBidi"/>
            <w:lang w:val="en-GB"/>
          </w:rPr>
          <w:t xml:space="preserve">a range of </w:t>
        </w:r>
      </w:ins>
      <w:del w:id="31" w:author="marliespiek@icloud.com" w:date="2024-02-09T11:52:00Z">
        <w:r w:rsidRPr="18E706F6" w:rsidDel="001B3434">
          <w:rPr>
            <w:rFonts w:asciiTheme="majorHAnsi" w:hAnsiTheme="majorHAnsi" w:cstheme="majorBidi"/>
            <w:lang w:val="en-GB"/>
          </w:rPr>
          <w:delText xml:space="preserve">must make complex decisions that involve </w:delText>
        </w:r>
      </w:del>
      <w:r w:rsidRPr="18E706F6">
        <w:rPr>
          <w:rFonts w:asciiTheme="majorHAnsi" w:hAnsiTheme="majorHAnsi" w:cstheme="majorBidi"/>
          <w:lang w:val="en-GB"/>
        </w:rPr>
        <w:t xml:space="preserve">adjustments </w:t>
      </w:r>
      <w:ins w:id="32" w:author="marliespiek@icloud.com" w:date="2024-02-09T11:52:00Z">
        <w:r w:rsidR="307CA22F" w:rsidRPr="18E706F6">
          <w:rPr>
            <w:rFonts w:asciiTheme="majorHAnsi" w:hAnsiTheme="majorHAnsi" w:cstheme="majorBidi"/>
            <w:lang w:val="en-GB"/>
          </w:rPr>
          <w:t>they can make</w:t>
        </w:r>
      </w:ins>
      <w:ins w:id="33" w:author="marliespiek@icloud.com" w:date="2024-02-09T11:53:00Z">
        <w:r w:rsidR="6AC3CC5A" w:rsidRPr="18E706F6">
          <w:rPr>
            <w:rFonts w:asciiTheme="majorHAnsi" w:hAnsiTheme="majorHAnsi" w:cstheme="majorBidi"/>
            <w:lang w:val="en-GB"/>
          </w:rPr>
          <w:t xml:space="preserve">: </w:t>
        </w:r>
        <w:r w:rsidR="7A70A030" w:rsidRPr="18E706F6">
          <w:rPr>
            <w:rFonts w:asciiTheme="majorHAnsi" w:hAnsiTheme="majorHAnsi" w:cstheme="majorBidi"/>
            <w:lang w:val="en-GB"/>
          </w:rPr>
          <w:t xml:space="preserve">changes in </w:t>
        </w:r>
      </w:ins>
      <w:del w:id="34" w:author="marliespiek@icloud.com" w:date="2024-02-09T11:53:00Z">
        <w:r w:rsidRPr="18E706F6" w:rsidDel="001B3434">
          <w:rPr>
            <w:rFonts w:asciiTheme="majorHAnsi" w:hAnsiTheme="majorHAnsi" w:cstheme="majorBidi"/>
            <w:lang w:val="en-GB"/>
          </w:rPr>
          <w:delText xml:space="preserve">to </w:delText>
        </w:r>
      </w:del>
      <w:r w:rsidRPr="18E706F6">
        <w:rPr>
          <w:rFonts w:asciiTheme="majorHAnsi" w:hAnsiTheme="majorHAnsi" w:cstheme="majorBidi"/>
          <w:lang w:val="en-GB"/>
        </w:rPr>
        <w:t>the</w:t>
      </w:r>
      <w:ins w:id="35" w:author="marliespiek@icloud.com" w:date="2024-02-09T11:53:00Z">
        <w:r w:rsidR="30435438" w:rsidRPr="18E706F6">
          <w:rPr>
            <w:rFonts w:asciiTheme="majorHAnsi" w:hAnsiTheme="majorHAnsi" w:cstheme="majorBidi"/>
            <w:lang w:val="en-GB"/>
          </w:rPr>
          <w:t xml:space="preserve"> size and composition of their</w:t>
        </w:r>
      </w:ins>
      <w:ins w:id="36" w:author="seiroi@gmail.com" w:date="2024-03-14T05:17:00Z">
        <w:r w:rsidR="12B19760" w:rsidRPr="18E706F6">
          <w:rPr>
            <w:rFonts w:asciiTheme="majorHAnsi" w:hAnsiTheme="majorHAnsi" w:cstheme="majorBidi"/>
            <w:lang w:val="en-GB"/>
          </w:rPr>
          <w:t xml:space="preserve"> </w:t>
        </w:r>
      </w:ins>
      <w:del w:id="37" w:author="marliespiek@icloud.com" w:date="2024-02-09T11:53:00Z">
        <w:r w:rsidRPr="18E706F6" w:rsidDel="001B3434">
          <w:rPr>
            <w:rFonts w:asciiTheme="majorHAnsi" w:hAnsiTheme="majorHAnsi" w:cstheme="majorBidi"/>
            <w:lang w:val="en-GB"/>
          </w:rPr>
          <w:delText xml:space="preserve">ir </w:delText>
        </w:r>
      </w:del>
      <w:r w:rsidRPr="18E706F6">
        <w:rPr>
          <w:rFonts w:asciiTheme="majorHAnsi" w:hAnsiTheme="majorHAnsi" w:cstheme="majorBidi"/>
          <w:lang w:val="en-GB"/>
        </w:rPr>
        <w:t xml:space="preserve">workforce, </w:t>
      </w:r>
      <w:del w:id="38" w:author="marliespiek@icloud.com" w:date="2024-02-09T11:53:00Z">
        <w:r w:rsidRPr="18E706F6" w:rsidDel="001B3434">
          <w:rPr>
            <w:rFonts w:asciiTheme="majorHAnsi" w:hAnsiTheme="majorHAnsi" w:cstheme="majorBidi"/>
            <w:lang w:val="en-GB"/>
          </w:rPr>
          <w:delText xml:space="preserve">changes in </w:delText>
        </w:r>
      </w:del>
      <w:del w:id="39" w:author="marliespiek@icloud.com" w:date="2024-02-09T11:54:00Z">
        <w:r w:rsidRPr="18E706F6" w:rsidDel="001B3434">
          <w:rPr>
            <w:rFonts w:asciiTheme="majorHAnsi" w:hAnsiTheme="majorHAnsi" w:cstheme="majorBidi"/>
            <w:lang w:val="en-GB"/>
          </w:rPr>
          <w:delText>production techniques</w:delText>
        </w:r>
      </w:del>
      <w:ins w:id="40" w:author="marliespiek@icloud.com" w:date="2024-02-09T11:54:00Z">
        <w:r w:rsidR="02BB7B91" w:rsidRPr="18E706F6">
          <w:rPr>
            <w:rFonts w:asciiTheme="majorHAnsi" w:hAnsiTheme="majorHAnsi" w:cstheme="majorBidi"/>
            <w:lang w:val="en-GB"/>
          </w:rPr>
          <w:t xml:space="preserve"> capital investments</w:t>
        </w:r>
        <w:r w:rsidR="4C2A99A6" w:rsidRPr="18E706F6">
          <w:rPr>
            <w:rFonts w:asciiTheme="majorHAnsi" w:hAnsiTheme="majorHAnsi" w:cstheme="majorBidi"/>
            <w:lang w:val="en-GB"/>
          </w:rPr>
          <w:t xml:space="preserve"> </w:t>
        </w:r>
      </w:ins>
      <w:del w:id="41" w:author="seiroi@gmail.com" w:date="2024-02-22T02:02:00Z">
        <w:r w:rsidRPr="18E706F6" w:rsidDel="001B3434">
          <w:rPr>
            <w:rFonts w:asciiTheme="majorHAnsi" w:hAnsiTheme="majorHAnsi" w:cstheme="majorBidi"/>
            <w:lang w:val="en-GB"/>
          </w:rPr>
          <w:delText xml:space="preserve">and </w:delText>
        </w:r>
      </w:del>
      <w:ins w:id="42" w:author="seiroi@gmail.com" w:date="2024-02-22T02:02:00Z">
        <w:r w:rsidR="24B346AA" w:rsidRPr="18E706F6">
          <w:rPr>
            <w:rFonts w:asciiTheme="majorHAnsi" w:hAnsiTheme="majorHAnsi" w:cstheme="majorBidi"/>
            <w:lang w:val="en-GB"/>
          </w:rPr>
          <w:t>, output prices</w:t>
        </w:r>
      </w:ins>
      <w:ins w:id="43" w:author="seiroi@gmail.com" w:date="2024-02-22T02:04:00Z">
        <w:r w:rsidR="62C17AF1" w:rsidRPr="18E706F6">
          <w:rPr>
            <w:rFonts w:asciiTheme="majorHAnsi" w:hAnsiTheme="majorHAnsi" w:cstheme="majorBidi"/>
            <w:lang w:val="en-GB"/>
          </w:rPr>
          <w:t xml:space="preserve">, </w:t>
        </w:r>
      </w:ins>
      <w:ins w:id="44" w:author="seiroi@gmail.com" w:date="2024-02-22T02:02:00Z">
        <w:r w:rsidR="24B346AA" w:rsidRPr="18E706F6">
          <w:rPr>
            <w:rFonts w:asciiTheme="majorHAnsi" w:hAnsiTheme="majorHAnsi" w:cstheme="majorBidi"/>
            <w:lang w:val="en-GB"/>
          </w:rPr>
          <w:t xml:space="preserve">and </w:t>
        </w:r>
      </w:ins>
      <w:ins w:id="45" w:author="marliespiek@icloud.com" w:date="2024-02-09T11:54:00Z">
        <w:r w:rsidR="4C2A99A6" w:rsidRPr="18E706F6">
          <w:rPr>
            <w:rFonts w:asciiTheme="majorHAnsi" w:hAnsiTheme="majorHAnsi" w:cstheme="majorBidi"/>
            <w:lang w:val="en-GB"/>
          </w:rPr>
          <w:t>profits</w:t>
        </w:r>
        <w:r w:rsidR="2AED9CF9" w:rsidRPr="18E706F6">
          <w:rPr>
            <w:rFonts w:asciiTheme="majorHAnsi" w:hAnsiTheme="majorHAnsi" w:cstheme="majorBidi"/>
            <w:lang w:val="en-GB"/>
          </w:rPr>
          <w:t xml:space="preserve"> </w:t>
        </w:r>
        <w:r w:rsidR="2AED9CF9" w:rsidRPr="18E706F6">
          <w:rPr>
            <w:rFonts w:asciiTheme="majorHAnsi" w:hAnsiTheme="majorHAnsi" w:cstheme="majorBidi"/>
            <w:i/>
            <w:iCs/>
            <w:lang w:val="en-GB"/>
            <w:rPrChange w:id="46" w:author="marliespiek@icloud.com" w:date="2024-02-09T11:55:00Z">
              <w:rPr>
                <w:rFonts w:asciiTheme="majorHAnsi" w:hAnsiTheme="majorHAnsi" w:cstheme="majorBidi"/>
                <w:lang w:val="en-GB"/>
              </w:rPr>
            </w:rPrChange>
          </w:rPr>
          <w:t>inter alia</w:t>
        </w:r>
      </w:ins>
      <w:ins w:id="47" w:author="marliespiek@icloud.com" w:date="2024-02-09T11:55:00Z">
        <w:r w:rsidR="2AED9CF9" w:rsidRPr="18E706F6">
          <w:rPr>
            <w:rFonts w:asciiTheme="majorHAnsi" w:hAnsiTheme="majorHAnsi" w:cstheme="majorBidi"/>
            <w:lang w:val="en-GB"/>
          </w:rPr>
          <w:t xml:space="preserve">. </w:t>
        </w:r>
      </w:ins>
      <w:del w:id="48" w:author="marliespiek@icloud.com" w:date="2024-02-09T11:55:00Z">
        <w:r w:rsidRPr="18E706F6" w:rsidDel="001B3434">
          <w:rPr>
            <w:rFonts w:asciiTheme="majorHAnsi" w:hAnsiTheme="majorHAnsi" w:cstheme="majorBidi"/>
            <w:lang w:val="en-GB"/>
          </w:rPr>
          <w:delText>, and considerations of the trade-offs between capital and labor.</w:delText>
        </w:r>
      </w:del>
      <w:ins w:id="49" w:author="Von Fintel, Dieter [dieter2@sun.ac.za]" w:date="2024-02-26T07:35:00Z">
        <w:r w:rsidR="0367254E" w:rsidRPr="18E706F6">
          <w:rPr>
            <w:rFonts w:asciiTheme="majorHAnsi" w:hAnsiTheme="majorHAnsi" w:cstheme="majorBidi"/>
            <w:lang w:val="en-GB"/>
          </w:rPr>
          <w:t xml:space="preserve"> Firm-side adjustments to minimum wages ha</w:t>
        </w:r>
      </w:ins>
      <w:ins w:id="50" w:author="Von Fintel, Dieter [dieter2@sun.ac.za]" w:date="2024-02-26T07:36:00Z">
        <w:r w:rsidR="0367254E" w:rsidRPr="18E706F6">
          <w:rPr>
            <w:rFonts w:asciiTheme="majorHAnsi" w:hAnsiTheme="majorHAnsi" w:cstheme="majorBidi"/>
            <w:lang w:val="en-GB"/>
          </w:rPr>
          <w:t>ve</w:t>
        </w:r>
      </w:ins>
      <w:ins w:id="51" w:author="Von Fintel, Dieter [dieter2@sun.ac.za]" w:date="2024-02-26T07:35:00Z">
        <w:r w:rsidR="0367254E" w:rsidRPr="18E706F6">
          <w:rPr>
            <w:rFonts w:asciiTheme="majorHAnsi" w:hAnsiTheme="majorHAnsi" w:cstheme="majorBidi"/>
            <w:lang w:val="en-GB"/>
          </w:rPr>
          <w:t xml:space="preserve"> been understudied in </w:t>
        </w:r>
      </w:ins>
      <w:ins w:id="52" w:author="Von Fintel, Dieter [dieter2@sun.ac.za]" w:date="2024-02-26T07:36:00Z">
        <w:r w:rsidR="0367254E" w:rsidRPr="18E706F6">
          <w:rPr>
            <w:rFonts w:asciiTheme="majorHAnsi" w:hAnsiTheme="majorHAnsi" w:cstheme="majorBidi"/>
            <w:lang w:val="en-GB"/>
          </w:rPr>
          <w:t>the developing world</w:t>
        </w:r>
        <w:r w:rsidR="4CF2277D" w:rsidRPr="18E706F6">
          <w:rPr>
            <w:rFonts w:asciiTheme="majorHAnsi" w:hAnsiTheme="majorHAnsi" w:cstheme="majorBidi"/>
            <w:lang w:val="en-GB"/>
          </w:rPr>
          <w:t xml:space="preserve">, </w:t>
        </w:r>
      </w:ins>
      <w:ins w:id="53" w:author="Von Fintel, Dieter [dieter2@sun.ac.za]" w:date="2024-02-26T07:38:00Z">
        <w:r w:rsidR="4CB19FE4" w:rsidRPr="18E706F6">
          <w:rPr>
            <w:rFonts w:asciiTheme="majorHAnsi" w:hAnsiTheme="majorHAnsi" w:cstheme="majorBidi"/>
            <w:lang w:val="en-GB"/>
          </w:rPr>
          <w:t>where coping mechanisms may differ significantly from those in developed economies. T</w:t>
        </w:r>
      </w:ins>
      <w:ins w:id="54" w:author="Von Fintel, Dieter [dieter2@sun.ac.za]" w:date="2024-02-26T07:36:00Z">
        <w:r w:rsidR="4CF2277D" w:rsidRPr="18E706F6">
          <w:rPr>
            <w:rFonts w:asciiTheme="majorHAnsi" w:hAnsiTheme="majorHAnsi" w:cstheme="majorBidi"/>
            <w:lang w:val="en-GB"/>
          </w:rPr>
          <w:t xml:space="preserve">his paper </w:t>
        </w:r>
      </w:ins>
      <w:ins w:id="55" w:author="Von Fintel, Dieter [dieter2@sun.ac.za]" w:date="2024-02-26T07:38:00Z">
        <w:r w:rsidR="01BCFB0B" w:rsidRPr="18E706F6">
          <w:rPr>
            <w:rFonts w:asciiTheme="majorHAnsi" w:hAnsiTheme="majorHAnsi" w:cstheme="majorBidi"/>
            <w:lang w:val="en-GB"/>
          </w:rPr>
          <w:t xml:space="preserve">therefore </w:t>
        </w:r>
      </w:ins>
      <w:ins w:id="56" w:author="Von Fintel, Dieter [dieter2@sun.ac.za]" w:date="2024-02-26T07:36:00Z">
        <w:r w:rsidR="4CF2277D" w:rsidRPr="18E706F6">
          <w:rPr>
            <w:rFonts w:asciiTheme="majorHAnsi" w:hAnsiTheme="majorHAnsi" w:cstheme="majorBidi"/>
            <w:lang w:val="en-GB"/>
          </w:rPr>
          <w:t>uses administrative data from South Africa to fill this gap in a secto</w:t>
        </w:r>
      </w:ins>
      <w:ins w:id="57" w:author="Von Fintel, Dieter [dieter2@sun.ac.za]" w:date="2024-02-26T07:37:00Z">
        <w:r w:rsidR="4CF2277D" w:rsidRPr="18E706F6">
          <w:rPr>
            <w:rFonts w:asciiTheme="majorHAnsi" w:hAnsiTheme="majorHAnsi" w:cstheme="majorBidi"/>
            <w:lang w:val="en-GB"/>
          </w:rPr>
          <w:t xml:space="preserve">r where it is </w:t>
        </w:r>
        <w:del w:id="58" w:author="seiroi@gmail.com" w:date="2024-03-14T05:45:00Z">
          <w:r w:rsidRPr="18E706F6" w:rsidDel="4CF2277D">
            <w:rPr>
              <w:rFonts w:asciiTheme="majorHAnsi" w:hAnsiTheme="majorHAnsi" w:cstheme="majorBidi"/>
              <w:lang w:val="en-GB"/>
            </w:rPr>
            <w:delText>well-known</w:delText>
          </w:r>
        </w:del>
      </w:ins>
      <w:commentRangeStart w:id="59"/>
      <w:ins w:id="60" w:author="seiroi@gmail.com" w:date="2024-03-14T05:45:00Z">
        <w:r w:rsidR="3D9F27C0" w:rsidRPr="18E706F6">
          <w:rPr>
            <w:rFonts w:asciiTheme="majorHAnsi" w:hAnsiTheme="majorHAnsi" w:cstheme="majorBidi"/>
            <w:lang w:val="en-GB"/>
          </w:rPr>
          <w:t>suggested</w:t>
        </w:r>
      </w:ins>
      <w:commentRangeEnd w:id="59"/>
      <w:r>
        <w:rPr>
          <w:rStyle w:val="ae"/>
        </w:rPr>
        <w:commentReference w:id="59"/>
      </w:r>
      <w:ins w:id="61" w:author="Von Fintel, Dieter [dieter2@sun.ac.za]" w:date="2024-02-26T07:37:00Z">
        <w:r w:rsidR="4CF2277D" w:rsidRPr="18E706F6">
          <w:rPr>
            <w:rFonts w:asciiTheme="majorHAnsi" w:hAnsiTheme="majorHAnsi" w:cstheme="majorBidi"/>
            <w:lang w:val="en-GB"/>
          </w:rPr>
          <w:t xml:space="preserve"> that minimum wages led to large employment losses, </w:t>
        </w:r>
        <w:r w:rsidR="3F08C2C1" w:rsidRPr="18E706F6">
          <w:rPr>
            <w:rFonts w:asciiTheme="majorHAnsi" w:hAnsiTheme="majorHAnsi" w:cstheme="majorBidi"/>
            <w:lang w:val="en-GB"/>
          </w:rPr>
          <w:t>namely commercial agriculture</w:t>
        </w:r>
      </w:ins>
      <w:ins w:id="62" w:author="seiroi@gmail.com" w:date="2024-03-14T05:44:00Z">
        <w:r w:rsidR="77C2F012" w:rsidRPr="18E706F6">
          <w:rPr>
            <w:rFonts w:asciiTheme="majorHAnsi" w:hAnsiTheme="majorHAnsi" w:cstheme="majorBidi"/>
            <w:lang w:val="en-GB"/>
          </w:rPr>
          <w:t xml:space="preserve"> (</w:t>
        </w:r>
        <w:proofErr w:type="spellStart"/>
        <w:r w:rsidR="77C2F012" w:rsidRPr="18E706F6">
          <w:rPr>
            <w:rFonts w:asciiTheme="majorHAnsi" w:hAnsiTheme="majorHAnsi" w:cstheme="majorBidi"/>
            <w:lang w:val="en-GB"/>
          </w:rPr>
          <w:t>Bhorat</w:t>
        </w:r>
        <w:proofErr w:type="spellEnd"/>
        <w:r w:rsidR="77C2F012" w:rsidRPr="18E706F6">
          <w:rPr>
            <w:rFonts w:asciiTheme="majorHAnsi" w:hAnsiTheme="majorHAnsi" w:cstheme="majorBidi"/>
            <w:lang w:val="en-GB"/>
          </w:rPr>
          <w:t xml:space="preserve"> et al</w:t>
        </w:r>
      </w:ins>
      <w:ins w:id="63" w:author="seiroi@gmail.com" w:date="2024-03-14T05:45:00Z">
        <w:r w:rsidR="77C2F012" w:rsidRPr="18E706F6">
          <w:rPr>
            <w:rFonts w:asciiTheme="majorHAnsi" w:hAnsiTheme="majorHAnsi" w:cstheme="majorBidi"/>
            <w:lang w:val="en-GB"/>
          </w:rPr>
          <w:t>.</w:t>
        </w:r>
      </w:ins>
      <w:ins w:id="64" w:author="seiroi@gmail.com" w:date="2024-03-14T05:44:00Z">
        <w:r w:rsidR="77C2F012" w:rsidRPr="18E706F6">
          <w:rPr>
            <w:rFonts w:asciiTheme="majorHAnsi" w:hAnsiTheme="majorHAnsi" w:cstheme="majorBidi"/>
            <w:lang w:val="en-GB"/>
          </w:rPr>
          <w:t xml:space="preserve"> 2013)</w:t>
        </w:r>
      </w:ins>
      <w:ins w:id="65" w:author="Von Fintel, Dieter [dieter2@sun.ac.za]" w:date="2024-02-26T07:37:00Z">
        <w:r w:rsidR="3F08C2C1" w:rsidRPr="18E706F6">
          <w:rPr>
            <w:rFonts w:asciiTheme="majorHAnsi" w:hAnsiTheme="majorHAnsi" w:cstheme="majorBidi"/>
            <w:lang w:val="en-GB"/>
          </w:rPr>
          <w:t>.</w:t>
        </w:r>
      </w:ins>
    </w:p>
    <w:p w14:paraId="4B70E2AE" w14:textId="010AE6AD" w:rsidR="001B3434" w:rsidRPr="001B3434" w:rsidRDefault="001B3434" w:rsidP="18E706F6">
      <w:pPr>
        <w:jc w:val="both"/>
        <w:rPr>
          <w:rFonts w:asciiTheme="majorHAnsi" w:hAnsiTheme="majorHAnsi" w:cstheme="majorBidi"/>
          <w:lang w:val="en-GB"/>
        </w:rPr>
      </w:pPr>
      <w:del w:id="66" w:author="marliespiek@icloud.com" w:date="2024-02-09T12:01:00Z">
        <w:r w:rsidRPr="18E706F6" w:rsidDel="001B3434">
          <w:rPr>
            <w:rFonts w:asciiTheme="majorHAnsi" w:hAnsiTheme="majorHAnsi" w:cstheme="majorBidi"/>
            <w:lang w:val="en-GB"/>
          </w:rPr>
          <w:delText xml:space="preserve">This research delves into the response of agricultural enterprises in South Africa, an area that has received relatively little attention within the context of developing economies, to fluctuations in minimum wage rates. </w:delText>
        </w:r>
      </w:del>
      <w:r w:rsidR="1BAD712E" w:rsidRPr="18E706F6">
        <w:rPr>
          <w:rFonts w:asciiTheme="majorHAnsi" w:hAnsiTheme="majorHAnsi" w:cstheme="majorBidi"/>
          <w:lang w:val="en-GB"/>
        </w:rPr>
        <w:t xml:space="preserve">The existing literature </w:t>
      </w:r>
      <w:ins w:id="67" w:author="marliespiek@icloud.com" w:date="2024-02-09T11:56:00Z">
        <w:r w:rsidR="555702C1" w:rsidRPr="18E706F6">
          <w:rPr>
            <w:rFonts w:asciiTheme="majorHAnsi" w:hAnsiTheme="majorHAnsi" w:cstheme="majorBidi"/>
            <w:lang w:val="en-GB"/>
          </w:rPr>
          <w:t xml:space="preserve">on the </w:t>
        </w:r>
      </w:ins>
      <w:ins w:id="68" w:author="seiroi@gmail.com" w:date="2024-02-22T02:06:00Z">
        <w:r w:rsidR="11051060" w:rsidRPr="18E706F6">
          <w:rPr>
            <w:rFonts w:asciiTheme="majorHAnsi" w:hAnsiTheme="majorHAnsi" w:cstheme="majorBidi"/>
            <w:lang w:val="en-GB"/>
          </w:rPr>
          <w:t xml:space="preserve">factor market </w:t>
        </w:r>
      </w:ins>
      <w:ins w:id="69" w:author="marliespiek@icloud.com" w:date="2024-02-09T11:56:00Z">
        <w:r w:rsidR="555702C1" w:rsidRPr="18E706F6">
          <w:rPr>
            <w:rFonts w:asciiTheme="majorHAnsi" w:hAnsiTheme="majorHAnsi" w:cstheme="majorBidi"/>
            <w:lang w:val="en-GB"/>
          </w:rPr>
          <w:t>effects of minimum w</w:t>
        </w:r>
      </w:ins>
      <w:ins w:id="70" w:author="marliespiek@icloud.com" w:date="2024-02-09T11:57:00Z">
        <w:r w:rsidR="555702C1" w:rsidRPr="18E706F6">
          <w:rPr>
            <w:rFonts w:asciiTheme="majorHAnsi" w:hAnsiTheme="majorHAnsi" w:cstheme="majorBidi"/>
            <w:lang w:val="en-GB"/>
          </w:rPr>
          <w:t xml:space="preserve">ages </w:t>
        </w:r>
        <w:r w:rsidR="5B7C252A" w:rsidRPr="18E706F6">
          <w:rPr>
            <w:rFonts w:asciiTheme="majorHAnsi" w:hAnsiTheme="majorHAnsi" w:cstheme="majorBidi"/>
            <w:lang w:val="en-GB"/>
          </w:rPr>
          <w:t xml:space="preserve">can be </w:t>
        </w:r>
      </w:ins>
      <w:r w:rsidR="1BAD712E" w:rsidRPr="18E706F6">
        <w:rPr>
          <w:rFonts w:asciiTheme="majorHAnsi" w:hAnsiTheme="majorHAnsi" w:cstheme="majorBidi"/>
          <w:lang w:val="en-GB"/>
        </w:rPr>
        <w:t>broadly categorize</w:t>
      </w:r>
      <w:del w:id="71" w:author="marliespiek@icloud.com" w:date="2024-02-09T11:57:00Z">
        <w:r w:rsidRPr="18E706F6" w:rsidDel="001B3434">
          <w:rPr>
            <w:rFonts w:asciiTheme="majorHAnsi" w:hAnsiTheme="majorHAnsi" w:cstheme="majorBidi"/>
            <w:lang w:val="en-GB"/>
          </w:rPr>
          <w:delText>s</w:delText>
        </w:r>
      </w:del>
      <w:ins w:id="72" w:author="marliespiek@icloud.com" w:date="2024-02-09T11:57:00Z">
        <w:r w:rsidR="5B7C252A" w:rsidRPr="18E706F6">
          <w:rPr>
            <w:rFonts w:asciiTheme="majorHAnsi" w:hAnsiTheme="majorHAnsi" w:cstheme="majorBidi"/>
            <w:lang w:val="en-GB"/>
          </w:rPr>
          <w:t>d</w:t>
        </w:r>
      </w:ins>
      <w:r w:rsidR="1BAD712E" w:rsidRPr="18E706F6">
        <w:rPr>
          <w:rFonts w:asciiTheme="majorHAnsi" w:hAnsiTheme="majorHAnsi" w:cstheme="majorBidi"/>
          <w:lang w:val="en-GB"/>
        </w:rPr>
        <w:t xml:space="preserve"> into two</w:t>
      </w:r>
      <w:r w:rsidR="72C89D0E" w:rsidRPr="18E706F6">
        <w:rPr>
          <w:rFonts w:asciiTheme="majorHAnsi" w:hAnsiTheme="majorHAnsi" w:cstheme="majorBidi"/>
          <w:lang w:val="en-GB"/>
        </w:rPr>
        <w:t xml:space="preserve"> perspectives</w:t>
      </w:r>
      <w:r w:rsidR="1BAD712E" w:rsidRPr="18E706F6">
        <w:rPr>
          <w:rFonts w:asciiTheme="majorHAnsi" w:hAnsiTheme="majorHAnsi" w:cstheme="majorBidi"/>
          <w:lang w:val="en-GB"/>
        </w:rPr>
        <w:t xml:space="preserve">: </w:t>
      </w:r>
      <w:del w:id="73" w:author="seiroi@gmail.com" w:date="2024-03-14T05:47:00Z">
        <w:r w:rsidRPr="18E706F6" w:rsidDel="1BAD712E">
          <w:rPr>
            <w:rFonts w:asciiTheme="majorHAnsi" w:hAnsiTheme="majorHAnsi" w:cstheme="majorBidi"/>
            <w:lang w:val="en-GB"/>
          </w:rPr>
          <w:delText>the</w:delText>
        </w:r>
      </w:del>
      <w:ins w:id="74" w:author="seiroi@gmail.com" w:date="2024-03-14T05:47:00Z">
        <w:r w:rsidR="2D9AB4B0" w:rsidRPr="18E706F6">
          <w:rPr>
            <w:rFonts w:asciiTheme="majorHAnsi" w:hAnsiTheme="majorHAnsi" w:cstheme="majorBidi"/>
            <w:lang w:val="en-GB"/>
          </w:rPr>
          <w:t>labour</w:t>
        </w:r>
      </w:ins>
      <w:r w:rsidR="1BAD712E" w:rsidRPr="18E706F6">
        <w:rPr>
          <w:rFonts w:asciiTheme="majorHAnsi" w:hAnsiTheme="majorHAnsi" w:cstheme="majorBidi"/>
          <w:lang w:val="en-GB"/>
        </w:rPr>
        <w:t xml:space="preserve"> supply-side and demand-side. Supply-side research primarily relies on household</w:t>
      </w:r>
      <w:del w:id="75" w:author="seiroi@gmail.com" w:date="2024-03-14T05:48:00Z">
        <w:r w:rsidRPr="18E706F6" w:rsidDel="1BAD712E">
          <w:rPr>
            <w:rFonts w:asciiTheme="majorHAnsi" w:hAnsiTheme="majorHAnsi" w:cstheme="majorBidi"/>
            <w:lang w:val="en-GB"/>
          </w:rPr>
          <w:delText>-level</w:delText>
        </w:r>
      </w:del>
      <w:r w:rsidR="1BAD712E" w:rsidRPr="18E706F6">
        <w:rPr>
          <w:rFonts w:asciiTheme="majorHAnsi" w:hAnsiTheme="majorHAnsi" w:cstheme="majorBidi"/>
          <w:lang w:val="en-GB"/>
        </w:rPr>
        <w:t xml:space="preserve"> data and typically </w:t>
      </w:r>
      <w:ins w:id="76" w:author="seiroi@gmail.com" w:date="2024-02-22T02:32:00Z">
        <w:r w:rsidR="28AA0EE0" w:rsidRPr="18E706F6">
          <w:rPr>
            <w:rFonts w:asciiTheme="majorHAnsi" w:hAnsiTheme="majorHAnsi" w:cstheme="majorBidi"/>
            <w:lang w:val="en-GB"/>
          </w:rPr>
          <w:t>ask</w:t>
        </w:r>
      </w:ins>
      <w:ins w:id="77" w:author="seiroi@gmail.com" w:date="2024-02-22T02:27:00Z">
        <w:r w:rsidR="75891C24" w:rsidRPr="18E706F6">
          <w:rPr>
            <w:rFonts w:asciiTheme="majorHAnsi" w:hAnsiTheme="majorHAnsi" w:cstheme="majorBidi"/>
            <w:lang w:val="en-GB"/>
          </w:rPr>
          <w:t xml:space="preserve">s </w:t>
        </w:r>
      </w:ins>
      <w:ins w:id="78" w:author="seiroi@gmail.com" w:date="2024-02-22T02:33:00Z">
        <w:r w:rsidR="699ECADB" w:rsidRPr="18E706F6">
          <w:rPr>
            <w:rFonts w:asciiTheme="majorHAnsi" w:hAnsiTheme="majorHAnsi" w:cstheme="majorBidi"/>
            <w:lang w:val="en-GB"/>
          </w:rPr>
          <w:t xml:space="preserve">questions </w:t>
        </w:r>
      </w:ins>
      <w:ins w:id="79" w:author="seiroi@gmail.com" w:date="2024-02-22T02:32:00Z">
        <w:r w:rsidR="699ECADB" w:rsidRPr="18E706F6">
          <w:rPr>
            <w:rFonts w:asciiTheme="majorHAnsi" w:hAnsiTheme="majorHAnsi" w:cstheme="majorBidi"/>
            <w:lang w:val="en-GB"/>
          </w:rPr>
          <w:t>th</w:t>
        </w:r>
      </w:ins>
      <w:ins w:id="80" w:author="seiroi@gmail.com" w:date="2024-02-22T02:27:00Z">
        <w:r w:rsidR="75891C24" w:rsidRPr="18E706F6">
          <w:rPr>
            <w:rFonts w:asciiTheme="majorHAnsi" w:hAnsiTheme="majorHAnsi" w:cstheme="majorBidi"/>
            <w:lang w:val="en-GB"/>
          </w:rPr>
          <w:t xml:space="preserve">at can be learned from households: </w:t>
        </w:r>
      </w:ins>
      <w:del w:id="81" w:author="seiroi@gmail.com" w:date="2024-02-22T02:27:00Z">
        <w:r w:rsidRPr="18E706F6" w:rsidDel="001B3434">
          <w:rPr>
            <w:rFonts w:asciiTheme="majorHAnsi" w:hAnsiTheme="majorHAnsi" w:cstheme="majorBidi"/>
            <w:lang w:val="en-GB"/>
          </w:rPr>
          <w:delText xml:space="preserve">concludes </w:delText>
        </w:r>
      </w:del>
      <w:ins w:id="82" w:author="seiroi@gmail.com" w:date="2024-02-22T02:27:00Z">
        <w:r w:rsidR="438BA851" w:rsidRPr="18E706F6">
          <w:rPr>
            <w:rFonts w:asciiTheme="majorHAnsi" w:hAnsiTheme="majorHAnsi" w:cstheme="majorBidi"/>
            <w:lang w:val="en-GB"/>
          </w:rPr>
          <w:t>C</w:t>
        </w:r>
      </w:ins>
      <w:ins w:id="83" w:author="seiroi@gmail.com" w:date="2024-02-22T02:26:00Z">
        <w:r w:rsidR="62DDF0CA" w:rsidRPr="18E706F6">
          <w:rPr>
            <w:rFonts w:asciiTheme="majorHAnsi" w:hAnsiTheme="majorHAnsi" w:cstheme="majorBidi"/>
            <w:lang w:val="en-GB"/>
          </w:rPr>
          <w:t>hanges in earnings and labour supplies</w:t>
        </w:r>
      </w:ins>
      <w:del w:id="84" w:author="seiroi@gmail.com" w:date="2024-02-22T02:27:00Z">
        <w:r w:rsidRPr="18E706F6" w:rsidDel="001B3434">
          <w:rPr>
            <w:rFonts w:asciiTheme="majorHAnsi" w:hAnsiTheme="majorHAnsi" w:cstheme="majorBidi"/>
            <w:lang w:val="en-GB"/>
          </w:rPr>
          <w:delText xml:space="preserve">that minimum wages boost earnings for those at the lower end of the wage </w:delText>
        </w:r>
      </w:del>
      <w:del w:id="85" w:author="marliespiek@icloud.com" w:date="2024-02-09T11:57:00Z">
        <w:r w:rsidRPr="18E706F6" w:rsidDel="001B3434">
          <w:rPr>
            <w:rFonts w:asciiTheme="majorHAnsi" w:hAnsiTheme="majorHAnsi" w:cstheme="majorBidi"/>
            <w:lang w:val="en-GB"/>
          </w:rPr>
          <w:delText>scale</w:delText>
        </w:r>
      </w:del>
      <w:del w:id="86" w:author="seiroi@gmail.com" w:date="2024-02-22T02:27:00Z">
        <w:r w:rsidRPr="18E706F6" w:rsidDel="001B3434">
          <w:rPr>
            <w:rFonts w:asciiTheme="majorHAnsi" w:hAnsiTheme="majorHAnsi" w:cstheme="majorBidi"/>
            <w:lang w:val="en-GB"/>
          </w:rPr>
          <w:delText>distribution</w:delText>
        </w:r>
      </w:del>
      <w:r w:rsidR="1BAD712E" w:rsidRPr="18E706F6">
        <w:rPr>
          <w:rFonts w:asciiTheme="majorHAnsi" w:hAnsiTheme="majorHAnsi" w:cstheme="majorBidi"/>
          <w:lang w:val="en-GB"/>
        </w:rPr>
        <w:t xml:space="preserve">. </w:t>
      </w:r>
      <w:del w:id="87" w:author="seiroi@gmail.com" w:date="2024-02-22T02:22:00Z">
        <w:r w:rsidRPr="18E706F6" w:rsidDel="001B3434">
          <w:rPr>
            <w:rFonts w:asciiTheme="majorHAnsi" w:hAnsiTheme="majorHAnsi" w:cstheme="majorBidi"/>
            <w:lang w:val="en-GB"/>
          </w:rPr>
          <w:delText xml:space="preserve">Empirical findings vacillate between suggesting potential job losses (Brown et al., 1982; Paredes and Riveros, 1989; Chacra </w:delText>
        </w:r>
      </w:del>
      <w:del w:id="88" w:author="seiroi@gmail.com" w:date="2024-02-22T02:07:00Z">
        <w:r w:rsidRPr="18E706F6" w:rsidDel="001B3434">
          <w:rPr>
            <w:rFonts w:asciiTheme="majorHAnsi" w:hAnsiTheme="majorHAnsi" w:cstheme="majorBidi"/>
            <w:lang w:val="en-GB"/>
          </w:rPr>
          <w:delText>Orfali</w:delText>
        </w:r>
      </w:del>
      <w:del w:id="89" w:author="seiroi@gmail.com" w:date="2024-02-22T02:22:00Z">
        <w:r w:rsidRPr="18E706F6" w:rsidDel="001B3434">
          <w:rPr>
            <w:rFonts w:asciiTheme="majorHAnsi" w:hAnsiTheme="majorHAnsi" w:cstheme="majorBidi"/>
            <w:lang w:val="en-GB"/>
          </w:rPr>
          <w:delText xml:space="preserve">, 1990) and more neutral or occasionally positive outcomes (Card and Krueger, 1993; Martinez et al., 2001; Miranda, 2013). </w:delText>
        </w:r>
      </w:del>
      <w:r w:rsidR="1BAD712E" w:rsidRPr="18E706F6">
        <w:rPr>
          <w:rFonts w:asciiTheme="majorHAnsi" w:hAnsiTheme="majorHAnsi" w:cstheme="majorBidi"/>
          <w:lang w:val="en-GB"/>
        </w:rPr>
        <w:t xml:space="preserve">Conversely, the demand-side literature, though scarce due to </w:t>
      </w:r>
      <w:ins w:id="90" w:author="marliespiek@icloud.com" w:date="2024-02-09T11:58:00Z">
        <w:r w:rsidR="071A0945" w:rsidRPr="18E706F6">
          <w:rPr>
            <w:rFonts w:asciiTheme="majorHAnsi" w:hAnsiTheme="majorHAnsi" w:cstheme="majorBidi"/>
            <w:lang w:val="en-GB"/>
          </w:rPr>
          <w:t xml:space="preserve">the </w:t>
        </w:r>
      </w:ins>
      <w:del w:id="91" w:author="seiroi@gmail.com" w:date="2024-02-22T02:19:00Z">
        <w:r w:rsidRPr="18E706F6" w:rsidDel="001B3434">
          <w:rPr>
            <w:rFonts w:asciiTheme="majorHAnsi" w:hAnsiTheme="majorHAnsi" w:cstheme="majorBidi"/>
            <w:lang w:val="en-GB"/>
          </w:rPr>
          <w:delText>un</w:delText>
        </w:r>
      </w:del>
      <w:ins w:id="92" w:author="seiroi@gmail.com" w:date="2024-02-22T02:19:00Z">
        <w:r w:rsidR="5BF7F054" w:rsidRPr="18E706F6">
          <w:rPr>
            <w:rFonts w:asciiTheme="majorHAnsi" w:hAnsiTheme="majorHAnsi" w:cstheme="majorBidi"/>
            <w:lang w:val="en-GB"/>
          </w:rPr>
          <w:t xml:space="preserve">limited </w:t>
        </w:r>
      </w:ins>
      <w:ins w:id="93" w:author="marliespiek@icloud.com" w:date="2024-02-09T11:58:00Z">
        <w:r w:rsidR="071A0945" w:rsidRPr="18E706F6">
          <w:rPr>
            <w:rFonts w:asciiTheme="majorHAnsi" w:hAnsiTheme="majorHAnsi" w:cstheme="majorBidi"/>
            <w:lang w:val="en-GB"/>
          </w:rPr>
          <w:t>availability of firm-level</w:t>
        </w:r>
      </w:ins>
      <w:ins w:id="94" w:author="seiroi@gmail.com" w:date="2024-02-22T02:19:00Z">
        <w:r w:rsidR="7603E1C0" w:rsidRPr="18E706F6">
          <w:rPr>
            <w:rFonts w:asciiTheme="majorHAnsi" w:hAnsiTheme="majorHAnsi" w:cstheme="majorBidi"/>
            <w:lang w:val="en-GB"/>
          </w:rPr>
          <w:t xml:space="preserve"> data</w:t>
        </w:r>
      </w:ins>
      <w:del w:id="95" w:author="marliespiek@icloud.com" w:date="2024-02-09T11:58:00Z">
        <w:r w:rsidRPr="18E706F6" w:rsidDel="001B3434">
          <w:rPr>
            <w:rFonts w:asciiTheme="majorHAnsi" w:hAnsiTheme="majorHAnsi" w:cstheme="majorBidi"/>
            <w:lang w:val="en-GB"/>
          </w:rPr>
          <w:delText>data accessibility challenges</w:delText>
        </w:r>
      </w:del>
      <w:r w:rsidR="1BAD712E" w:rsidRPr="18E706F6">
        <w:rPr>
          <w:rFonts w:asciiTheme="majorHAnsi" w:hAnsiTheme="majorHAnsi" w:cstheme="majorBidi"/>
          <w:lang w:val="en-GB"/>
        </w:rPr>
        <w:t xml:space="preserve">, provides a more comprehensive perspective </w:t>
      </w:r>
      <w:del w:id="96" w:author="seiroi@gmail.com" w:date="2024-02-22T02:28:00Z">
        <w:r w:rsidRPr="18E706F6" w:rsidDel="001B3434">
          <w:rPr>
            <w:rFonts w:asciiTheme="majorHAnsi" w:hAnsiTheme="majorHAnsi" w:cstheme="majorBidi"/>
            <w:lang w:val="en-GB"/>
          </w:rPr>
          <w:delText>by exploring</w:delText>
        </w:r>
      </w:del>
      <w:ins w:id="97" w:author="seiroi@gmail.com" w:date="2024-02-22T02:28:00Z">
        <w:r w:rsidR="2062252A" w:rsidRPr="18E706F6">
          <w:rPr>
            <w:rFonts w:asciiTheme="majorHAnsi" w:hAnsiTheme="majorHAnsi" w:cstheme="majorBidi"/>
            <w:lang w:val="en-GB"/>
          </w:rPr>
          <w:t>on</w:t>
        </w:r>
      </w:ins>
      <w:r w:rsidR="1BAD712E" w:rsidRPr="18E706F6">
        <w:rPr>
          <w:rFonts w:asciiTheme="majorHAnsi" w:hAnsiTheme="majorHAnsi" w:cstheme="majorBidi"/>
          <w:lang w:val="en-GB"/>
        </w:rPr>
        <w:t xml:space="preserve"> firm-level</w:t>
      </w:r>
      <w:ins w:id="98" w:author="marliespiek@icloud.com" w:date="2024-02-09T11:58:00Z">
        <w:r w:rsidR="0567188F" w:rsidRPr="18E706F6">
          <w:rPr>
            <w:rFonts w:asciiTheme="majorHAnsi" w:hAnsiTheme="majorHAnsi" w:cstheme="majorBidi"/>
            <w:lang w:val="en-GB"/>
          </w:rPr>
          <w:t xml:space="preserve"> adjustment</w:t>
        </w:r>
      </w:ins>
      <w:ins w:id="99" w:author="seiroi@gmail.com" w:date="2024-02-22T02:28:00Z">
        <w:r w:rsidR="350987DF" w:rsidRPr="18E706F6">
          <w:rPr>
            <w:rFonts w:asciiTheme="majorHAnsi" w:hAnsiTheme="majorHAnsi" w:cstheme="majorBidi"/>
            <w:lang w:val="en-GB"/>
          </w:rPr>
          <w:t>s</w:t>
        </w:r>
      </w:ins>
      <w:del w:id="100" w:author="seiroi@gmail.com" w:date="2024-02-22T02:19:00Z">
        <w:r w:rsidRPr="18E706F6" w:rsidDel="001B3434">
          <w:rPr>
            <w:rFonts w:asciiTheme="majorHAnsi" w:hAnsiTheme="majorHAnsi" w:cstheme="majorBidi"/>
            <w:lang w:val="en-GB"/>
          </w:rPr>
          <w:delText>s such as  consequences</w:delText>
        </w:r>
      </w:del>
      <w:del w:id="101" w:author="marliespiek@icloud.com" w:date="2024-02-09T11:59:00Z">
        <w:r w:rsidRPr="18E706F6" w:rsidDel="001B3434">
          <w:rPr>
            <w:rFonts w:asciiTheme="majorHAnsi" w:hAnsiTheme="majorHAnsi" w:cstheme="majorBidi"/>
            <w:lang w:val="en-GB"/>
          </w:rPr>
          <w:delText>, including employment levels,</w:delText>
        </w:r>
      </w:del>
      <w:del w:id="102" w:author="seiroi@gmail.com" w:date="2024-02-22T02:19:00Z">
        <w:r w:rsidRPr="18E706F6" w:rsidDel="001B3434">
          <w:rPr>
            <w:rFonts w:asciiTheme="majorHAnsi" w:hAnsiTheme="majorHAnsi" w:cstheme="majorBidi"/>
            <w:lang w:val="en-GB"/>
          </w:rPr>
          <w:delText xml:space="preserve"> capital intensity, profit margins, </w:delText>
        </w:r>
      </w:del>
      <w:del w:id="103" w:author="marliespiek@icloud.com" w:date="2024-02-09T11:59:00Z">
        <w:r w:rsidRPr="18E706F6" w:rsidDel="001B3434">
          <w:rPr>
            <w:rFonts w:asciiTheme="majorHAnsi" w:hAnsiTheme="majorHAnsi" w:cstheme="majorBidi"/>
            <w:lang w:val="en-GB"/>
          </w:rPr>
          <w:delText xml:space="preserve">and </w:delText>
        </w:r>
      </w:del>
      <w:del w:id="104" w:author="seiroi@gmail.com" w:date="2024-02-22T02:19:00Z">
        <w:r w:rsidRPr="18E706F6" w:rsidDel="001B3434">
          <w:rPr>
            <w:rFonts w:asciiTheme="majorHAnsi" w:hAnsiTheme="majorHAnsi" w:cstheme="majorBidi"/>
            <w:lang w:val="en-GB"/>
          </w:rPr>
          <w:delText>revenue and employment</w:delText>
        </w:r>
      </w:del>
      <w:r w:rsidR="1BAD712E" w:rsidRPr="18E706F6">
        <w:rPr>
          <w:rFonts w:asciiTheme="majorHAnsi" w:hAnsiTheme="majorHAnsi" w:cstheme="majorBidi"/>
          <w:lang w:val="en-GB"/>
        </w:rPr>
        <w:t xml:space="preserve">. However, these insights are primarily derived from industrialized economies and rarely extend to emerging economies. </w:t>
      </w:r>
      <w:commentRangeStart w:id="105"/>
      <w:commentRangeStart w:id="106"/>
      <w:r w:rsidR="1BAD712E" w:rsidRPr="18E706F6">
        <w:rPr>
          <w:rFonts w:asciiTheme="majorHAnsi" w:hAnsiTheme="majorHAnsi" w:cstheme="majorBidi"/>
          <w:lang w:val="en-GB"/>
        </w:rPr>
        <w:t>When they do, the focus is typically confined to the manufacturing sector</w:t>
      </w:r>
      <w:ins w:id="107" w:author="seiroi@gmail.com" w:date="2024-02-22T02:30:00Z">
        <w:r w:rsidR="2699E647" w:rsidRPr="18E706F6">
          <w:rPr>
            <w:rFonts w:asciiTheme="majorHAnsi" w:hAnsiTheme="majorHAnsi" w:cstheme="majorBidi"/>
            <w:lang w:val="en-GB"/>
          </w:rPr>
          <w:t xml:space="preserve"> (Bell 1997; </w:t>
        </w:r>
        <w:proofErr w:type="spellStart"/>
        <w:r w:rsidR="2699E647" w:rsidRPr="18E706F6">
          <w:rPr>
            <w:rFonts w:asciiTheme="majorHAnsi" w:hAnsiTheme="majorHAnsi" w:cstheme="majorBidi"/>
            <w:lang w:val="en-GB"/>
          </w:rPr>
          <w:t>Alatas</w:t>
        </w:r>
        <w:proofErr w:type="spellEnd"/>
        <w:r w:rsidR="2699E647" w:rsidRPr="18E706F6">
          <w:rPr>
            <w:rFonts w:asciiTheme="majorHAnsi" w:hAnsiTheme="majorHAnsi" w:cstheme="majorBidi"/>
            <w:lang w:val="en-GB"/>
          </w:rPr>
          <w:t xml:space="preserve"> and Cameron 20</w:t>
        </w:r>
      </w:ins>
      <w:ins w:id="108" w:author="seiroi@gmail.com" w:date="2024-02-22T02:31:00Z">
        <w:r w:rsidR="2699E647" w:rsidRPr="18E706F6">
          <w:rPr>
            <w:rFonts w:asciiTheme="majorHAnsi" w:hAnsiTheme="majorHAnsi" w:cstheme="majorBidi"/>
            <w:lang w:val="en-GB"/>
          </w:rPr>
          <w:t>08</w:t>
        </w:r>
      </w:ins>
      <w:ins w:id="109" w:author="seiroi@gmail.com" w:date="2024-02-22T02:30:00Z">
        <w:r w:rsidR="2699E647" w:rsidRPr="18E706F6">
          <w:rPr>
            <w:rFonts w:asciiTheme="majorHAnsi" w:hAnsiTheme="majorHAnsi" w:cstheme="majorBidi"/>
            <w:lang w:val="en-GB"/>
          </w:rPr>
          <w:t xml:space="preserve">; </w:t>
        </w:r>
      </w:ins>
      <w:ins w:id="110" w:author="seiroi@gmail.com" w:date="2024-02-22T02:31:00Z">
        <w:r w:rsidR="2699E647" w:rsidRPr="18E706F6">
          <w:rPr>
            <w:rFonts w:asciiTheme="majorHAnsi" w:hAnsiTheme="majorHAnsi" w:cstheme="majorBidi"/>
            <w:lang w:val="en-GB"/>
          </w:rPr>
          <w:t xml:space="preserve">Harrison and Scorse 2010; del Carpio et al. 2015; </w:t>
        </w:r>
        <w:proofErr w:type="spellStart"/>
        <w:r w:rsidR="6D349D6B" w:rsidRPr="18E706F6">
          <w:rPr>
            <w:rFonts w:asciiTheme="majorHAnsi" w:hAnsiTheme="majorHAnsi" w:cstheme="majorBidi"/>
            <w:lang w:val="en-GB"/>
          </w:rPr>
          <w:t>Mayneris</w:t>
        </w:r>
        <w:proofErr w:type="spellEnd"/>
        <w:r w:rsidR="6D349D6B" w:rsidRPr="18E706F6">
          <w:rPr>
            <w:rFonts w:asciiTheme="majorHAnsi" w:hAnsiTheme="majorHAnsi" w:cstheme="majorBidi"/>
            <w:lang w:val="en-GB"/>
          </w:rPr>
          <w:t xml:space="preserve"> 2018; Garita 2020; </w:t>
        </w:r>
      </w:ins>
      <w:ins w:id="111" w:author="seiroi@gmail.com" w:date="2024-02-22T02:32:00Z">
        <w:r w:rsidR="6D349D6B" w:rsidRPr="18E706F6">
          <w:rPr>
            <w:rFonts w:asciiTheme="majorHAnsi" w:hAnsiTheme="majorHAnsi" w:cstheme="majorBidi"/>
            <w:lang w:val="en-GB"/>
          </w:rPr>
          <w:t xml:space="preserve">Hau et al. 2020; </w:t>
        </w:r>
      </w:ins>
      <w:ins w:id="112" w:author="seiroi@gmail.com" w:date="2024-02-22T02:33:00Z">
        <w:r w:rsidR="2F20DFB8" w:rsidRPr="18E706F6">
          <w:rPr>
            <w:rFonts w:asciiTheme="majorHAnsi" w:hAnsiTheme="majorHAnsi" w:cstheme="majorBidi"/>
            <w:lang w:val="en-GB"/>
          </w:rPr>
          <w:t>Rubens 2023</w:t>
        </w:r>
      </w:ins>
      <w:ins w:id="113" w:author="seiroi@gmail.com" w:date="2024-02-22T02:30:00Z">
        <w:r w:rsidR="2699E647" w:rsidRPr="18E706F6">
          <w:rPr>
            <w:rFonts w:asciiTheme="majorHAnsi" w:hAnsiTheme="majorHAnsi" w:cstheme="majorBidi"/>
            <w:lang w:val="en-GB"/>
          </w:rPr>
          <w:t>)</w:t>
        </w:r>
      </w:ins>
      <w:r w:rsidR="1BAD712E" w:rsidRPr="18E706F6">
        <w:rPr>
          <w:rFonts w:asciiTheme="majorHAnsi" w:hAnsiTheme="majorHAnsi" w:cstheme="majorBidi"/>
          <w:lang w:val="en-GB"/>
        </w:rPr>
        <w:t>.</w:t>
      </w:r>
      <w:ins w:id="114" w:author="seiroi@gmail.com" w:date="2024-02-22T02:40:00Z">
        <w:r w:rsidR="0AEA8579" w:rsidRPr="18E706F6">
          <w:rPr>
            <w:rFonts w:asciiTheme="majorHAnsi" w:hAnsiTheme="majorHAnsi" w:cstheme="majorBidi"/>
            <w:lang w:val="en-GB"/>
          </w:rPr>
          <w:t xml:space="preserve"> In </w:t>
        </w:r>
      </w:ins>
      <w:del w:id="115" w:author="Von Fintel, Dieter [dieter2@sun.ac.za]" w:date="2024-02-26T07:40:00Z">
        <w:r w:rsidRPr="18E706F6" w:rsidDel="001B3434">
          <w:rPr>
            <w:rFonts w:asciiTheme="majorHAnsi" w:hAnsiTheme="majorHAnsi" w:cstheme="majorBidi"/>
            <w:lang w:val="en-GB"/>
          </w:rPr>
          <w:delText xml:space="preserve">pursuing poverty reduction </w:delText>
        </w:r>
      </w:del>
      <w:ins w:id="116" w:author="seiroi@gmail.com" w:date="2024-02-22T02:45:00Z">
        <w:r w:rsidR="05529928" w:rsidRPr="18E706F6">
          <w:rPr>
            <w:rFonts w:asciiTheme="majorHAnsi" w:hAnsiTheme="majorHAnsi" w:cstheme="majorBidi"/>
            <w:lang w:val="en-GB"/>
          </w:rPr>
          <w:t>using</w:t>
        </w:r>
      </w:ins>
      <w:ins w:id="117" w:author="seiroi@gmail.com" w:date="2024-02-22T02:41:00Z">
        <w:r w:rsidR="0AEA8579" w:rsidRPr="18E706F6">
          <w:rPr>
            <w:rFonts w:asciiTheme="majorHAnsi" w:hAnsiTheme="majorHAnsi" w:cstheme="majorBidi"/>
            <w:lang w:val="en-GB"/>
          </w:rPr>
          <w:t xml:space="preserve"> </w:t>
        </w:r>
      </w:ins>
      <w:ins w:id="118" w:author="seiroi@gmail.com" w:date="2024-02-22T02:42:00Z">
        <w:r w:rsidR="79806F83" w:rsidRPr="18E706F6">
          <w:rPr>
            <w:rFonts w:asciiTheme="majorHAnsi" w:hAnsiTheme="majorHAnsi" w:cstheme="majorBidi"/>
            <w:lang w:val="en-GB"/>
          </w:rPr>
          <w:t xml:space="preserve">the </w:t>
        </w:r>
      </w:ins>
      <w:ins w:id="119" w:author="seiroi@gmail.com" w:date="2024-02-22T02:41:00Z">
        <w:r w:rsidR="0AEA8579" w:rsidRPr="18E706F6">
          <w:rPr>
            <w:rFonts w:asciiTheme="majorHAnsi" w:hAnsiTheme="majorHAnsi" w:cstheme="majorBidi"/>
            <w:lang w:val="en-GB"/>
          </w:rPr>
          <w:t>minimum wages as a</w:t>
        </w:r>
        <w:r w:rsidR="3E193FB7" w:rsidRPr="18E706F6">
          <w:rPr>
            <w:rFonts w:asciiTheme="majorHAnsi" w:hAnsiTheme="majorHAnsi" w:cstheme="majorBidi"/>
            <w:lang w:val="en-GB"/>
          </w:rPr>
          <w:t xml:space="preserve"> policy instrument</w:t>
        </w:r>
      </w:ins>
      <w:ins w:id="120" w:author="Von Fintel, Dieter [dieter2@sun.ac.za]" w:date="2024-02-26T07:40:00Z">
        <w:r w:rsidR="54EE2DA2" w:rsidRPr="18E706F6">
          <w:rPr>
            <w:rFonts w:asciiTheme="majorHAnsi" w:hAnsiTheme="majorHAnsi" w:cstheme="majorBidi"/>
            <w:lang w:val="en-GB"/>
          </w:rPr>
          <w:t xml:space="preserve"> to reduce poverty</w:t>
        </w:r>
      </w:ins>
      <w:ins w:id="121" w:author="seiroi@gmail.com" w:date="2024-02-22T02:40:00Z">
        <w:r w:rsidR="0AEA8579" w:rsidRPr="18E706F6">
          <w:rPr>
            <w:rFonts w:asciiTheme="majorHAnsi" w:hAnsiTheme="majorHAnsi" w:cstheme="majorBidi"/>
            <w:lang w:val="en-GB"/>
          </w:rPr>
          <w:t xml:space="preserve">, </w:t>
        </w:r>
      </w:ins>
      <w:ins w:id="122" w:author="seiroi@gmail.com" w:date="2024-02-22T02:45:00Z">
        <w:r w:rsidR="5073ADBA" w:rsidRPr="18E706F6">
          <w:rPr>
            <w:rFonts w:asciiTheme="majorHAnsi" w:hAnsiTheme="majorHAnsi" w:cstheme="majorBidi"/>
            <w:lang w:val="en-GB"/>
          </w:rPr>
          <w:t xml:space="preserve">the </w:t>
        </w:r>
      </w:ins>
      <w:ins w:id="123" w:author="seiroi@gmail.com" w:date="2024-02-22T02:40:00Z">
        <w:r w:rsidR="0AEA8579" w:rsidRPr="18E706F6">
          <w:rPr>
            <w:rFonts w:asciiTheme="majorHAnsi" w:hAnsiTheme="majorHAnsi" w:cstheme="majorBidi"/>
            <w:lang w:val="en-GB"/>
          </w:rPr>
          <w:t>studies on agricultural mini</w:t>
        </w:r>
      </w:ins>
      <w:ins w:id="124" w:author="seiroi@gmail.com" w:date="2024-02-22T02:41:00Z">
        <w:r w:rsidR="0AEA8579" w:rsidRPr="18E706F6">
          <w:rPr>
            <w:rFonts w:asciiTheme="majorHAnsi" w:hAnsiTheme="majorHAnsi" w:cstheme="majorBidi"/>
            <w:lang w:val="en-GB"/>
          </w:rPr>
          <w:t xml:space="preserve">mum wages </w:t>
        </w:r>
      </w:ins>
      <w:ins w:id="125" w:author="seiroi@gmail.com" w:date="2024-02-22T02:43:00Z">
        <w:r w:rsidR="4F82D787" w:rsidRPr="18E706F6">
          <w:rPr>
            <w:rFonts w:asciiTheme="majorHAnsi" w:hAnsiTheme="majorHAnsi" w:cstheme="majorBidi"/>
            <w:lang w:val="en-GB"/>
          </w:rPr>
          <w:t xml:space="preserve">can </w:t>
        </w:r>
      </w:ins>
      <w:ins w:id="126" w:author="seiroi@gmail.com" w:date="2024-02-22T02:41:00Z">
        <w:r w:rsidR="0AEA8579" w:rsidRPr="18E706F6">
          <w:rPr>
            <w:rFonts w:asciiTheme="majorHAnsi" w:hAnsiTheme="majorHAnsi" w:cstheme="majorBidi"/>
            <w:lang w:val="en-GB"/>
          </w:rPr>
          <w:t xml:space="preserve">give </w:t>
        </w:r>
      </w:ins>
      <w:ins w:id="127" w:author="seiroi@gmail.com" w:date="2024-02-22T02:43:00Z">
        <w:r w:rsidR="231D17F2" w:rsidRPr="18E706F6">
          <w:rPr>
            <w:rFonts w:asciiTheme="majorHAnsi" w:hAnsiTheme="majorHAnsi" w:cstheme="majorBidi"/>
            <w:lang w:val="en-GB"/>
          </w:rPr>
          <w:t xml:space="preserve">a </w:t>
        </w:r>
      </w:ins>
      <w:ins w:id="128" w:author="seiroi@gmail.com" w:date="2024-02-22T02:41:00Z">
        <w:r w:rsidR="0AEA8579" w:rsidRPr="18E706F6">
          <w:rPr>
            <w:rFonts w:asciiTheme="majorHAnsi" w:hAnsiTheme="majorHAnsi" w:cstheme="majorBidi"/>
            <w:lang w:val="en-GB"/>
          </w:rPr>
          <w:t xml:space="preserve">more direct assessment </w:t>
        </w:r>
      </w:ins>
      <w:ins w:id="129" w:author="seiroi@gmail.com" w:date="2024-02-22T02:45:00Z">
        <w:r w:rsidR="44048047" w:rsidRPr="18E706F6">
          <w:rPr>
            <w:rFonts w:asciiTheme="majorHAnsi" w:hAnsiTheme="majorHAnsi" w:cstheme="majorBidi"/>
            <w:lang w:val="en-GB"/>
          </w:rPr>
          <w:t>relative to</w:t>
        </w:r>
      </w:ins>
      <w:ins w:id="130" w:author="seiroi@gmail.com" w:date="2024-02-22T02:41:00Z">
        <w:r w:rsidR="04FC0711" w:rsidRPr="18E706F6">
          <w:rPr>
            <w:rFonts w:asciiTheme="majorHAnsi" w:hAnsiTheme="majorHAnsi" w:cstheme="majorBidi"/>
            <w:lang w:val="en-GB"/>
          </w:rPr>
          <w:t xml:space="preserve"> </w:t>
        </w:r>
      </w:ins>
      <w:ins w:id="131" w:author="seiroi@gmail.com" w:date="2024-02-22T02:45:00Z">
        <w:r w:rsidR="6F6177C0" w:rsidRPr="18E706F6">
          <w:rPr>
            <w:rFonts w:asciiTheme="majorHAnsi" w:hAnsiTheme="majorHAnsi" w:cstheme="majorBidi"/>
            <w:lang w:val="en-GB"/>
          </w:rPr>
          <w:t xml:space="preserve">the </w:t>
        </w:r>
      </w:ins>
      <w:ins w:id="132" w:author="seiroi@gmail.com" w:date="2024-02-22T02:41:00Z">
        <w:r w:rsidR="04FC0711" w:rsidRPr="18E706F6">
          <w:rPr>
            <w:rFonts w:asciiTheme="majorHAnsi" w:hAnsiTheme="majorHAnsi" w:cstheme="majorBidi"/>
            <w:lang w:val="en-GB"/>
          </w:rPr>
          <w:t>studies on manufacturing minimum wages, given the high</w:t>
        </w:r>
      </w:ins>
      <w:del w:id="133" w:author="Von Fintel, Dieter [dieter2@sun.ac.za]" w:date="2024-02-26T07:41:00Z">
        <w:r w:rsidRPr="18E706F6" w:rsidDel="001B3434">
          <w:rPr>
            <w:rFonts w:asciiTheme="majorHAnsi" w:hAnsiTheme="majorHAnsi" w:cstheme="majorBidi"/>
            <w:lang w:val="en-GB"/>
          </w:rPr>
          <w:delText>er</w:delText>
        </w:r>
      </w:del>
      <w:ins w:id="134" w:author="seiroi@gmail.com" w:date="2024-02-22T02:41:00Z">
        <w:r w:rsidR="04FC0711" w:rsidRPr="18E706F6">
          <w:rPr>
            <w:rFonts w:asciiTheme="majorHAnsi" w:hAnsiTheme="majorHAnsi" w:cstheme="majorBidi"/>
            <w:lang w:val="en-GB"/>
          </w:rPr>
          <w:t xml:space="preserve"> </w:t>
        </w:r>
      </w:ins>
      <w:ins w:id="135" w:author="seiroi@gmail.com" w:date="2024-02-22T02:42:00Z">
        <w:r w:rsidR="04FC0711" w:rsidRPr="18E706F6">
          <w:rPr>
            <w:rFonts w:asciiTheme="majorHAnsi" w:hAnsiTheme="majorHAnsi" w:cstheme="majorBidi"/>
            <w:lang w:val="en-GB"/>
          </w:rPr>
          <w:t>employment share</w:t>
        </w:r>
      </w:ins>
      <w:ins w:id="136" w:author="seiroi@gmail.com" w:date="2024-02-22T02:41:00Z">
        <w:r w:rsidR="04FC0711" w:rsidRPr="18E706F6">
          <w:rPr>
            <w:rFonts w:asciiTheme="majorHAnsi" w:hAnsiTheme="majorHAnsi" w:cstheme="majorBidi"/>
            <w:lang w:val="en-GB"/>
          </w:rPr>
          <w:t xml:space="preserve"> of </w:t>
        </w:r>
      </w:ins>
      <w:ins w:id="137" w:author="seiroi@gmail.com" w:date="2024-02-22T02:42:00Z">
        <w:r w:rsidR="04FC0711" w:rsidRPr="18E706F6">
          <w:rPr>
            <w:rFonts w:asciiTheme="majorHAnsi" w:hAnsiTheme="majorHAnsi" w:cstheme="majorBidi"/>
            <w:lang w:val="en-GB"/>
          </w:rPr>
          <w:t>agricultur</w:t>
        </w:r>
      </w:ins>
      <w:ins w:id="138" w:author="seiroi@gmail.com" w:date="2024-02-22T02:48:00Z">
        <w:r w:rsidR="18E3CA21" w:rsidRPr="18E706F6">
          <w:rPr>
            <w:rFonts w:asciiTheme="majorHAnsi" w:hAnsiTheme="majorHAnsi" w:cstheme="majorBidi"/>
            <w:lang w:val="en-GB"/>
          </w:rPr>
          <w:t>e</w:t>
        </w:r>
      </w:ins>
      <w:ins w:id="139" w:author="seiroi@gmail.com" w:date="2024-02-22T02:42:00Z">
        <w:r w:rsidR="04FC0711" w:rsidRPr="18E706F6">
          <w:rPr>
            <w:rFonts w:asciiTheme="majorHAnsi" w:hAnsiTheme="majorHAnsi" w:cstheme="majorBidi"/>
            <w:lang w:val="en-GB"/>
          </w:rPr>
          <w:t>.</w:t>
        </w:r>
      </w:ins>
      <w:ins w:id="140" w:author="seiroi@gmail.com" w:date="2024-02-22T02:41:00Z">
        <w:r w:rsidR="0AEA8579" w:rsidRPr="18E706F6">
          <w:rPr>
            <w:rFonts w:asciiTheme="majorHAnsi" w:hAnsiTheme="majorHAnsi" w:cstheme="majorBidi"/>
            <w:lang w:val="en-GB"/>
          </w:rPr>
          <w:t xml:space="preserve"> </w:t>
        </w:r>
      </w:ins>
      <w:ins w:id="141" w:author="Von Fintel, Dieter [dieter2@sun.ac.za]" w:date="2024-02-26T07:40:00Z">
        <w:r w:rsidR="6CFCD91C" w:rsidRPr="18E706F6">
          <w:rPr>
            <w:rFonts w:asciiTheme="majorHAnsi" w:hAnsiTheme="majorHAnsi" w:cstheme="majorBidi"/>
            <w:lang w:val="en-GB"/>
          </w:rPr>
          <w:t xml:space="preserve">Furthermore, </w:t>
        </w:r>
      </w:ins>
      <w:ins w:id="142" w:author="Von Fintel, Dieter [dieter2@sun.ac.za]" w:date="2024-02-26T07:41:00Z">
        <w:r w:rsidR="7A187B92" w:rsidRPr="18E706F6">
          <w:rPr>
            <w:rFonts w:asciiTheme="majorHAnsi" w:hAnsiTheme="majorHAnsi" w:cstheme="majorBidi"/>
            <w:lang w:val="en-GB"/>
          </w:rPr>
          <w:t xml:space="preserve">farm employment </w:t>
        </w:r>
      </w:ins>
      <w:ins w:id="143" w:author="Von Fintel, Dieter [dieter2@sun.ac.za]" w:date="2024-02-26T07:42:00Z">
        <w:r w:rsidR="7A187B92" w:rsidRPr="18E706F6">
          <w:rPr>
            <w:rFonts w:asciiTheme="majorHAnsi" w:hAnsiTheme="majorHAnsi" w:cstheme="majorBidi"/>
            <w:lang w:val="en-GB"/>
          </w:rPr>
          <w:t>is often among the worst-paid</w:t>
        </w:r>
      </w:ins>
      <w:ins w:id="144" w:author="Von Fintel, Dieter [dieter2@sun.ac.za]" w:date="2024-02-26T07:41:00Z">
        <w:r w:rsidR="6CFCD91C" w:rsidRPr="18E706F6">
          <w:rPr>
            <w:rFonts w:asciiTheme="majorHAnsi" w:hAnsiTheme="majorHAnsi" w:cstheme="majorBidi"/>
            <w:lang w:val="en-GB"/>
          </w:rPr>
          <w:t xml:space="preserve"> </w:t>
        </w:r>
      </w:ins>
      <w:ins w:id="145" w:author="Von Fintel, Dieter [dieter2@sun.ac.za]" w:date="2024-02-26T07:42:00Z">
        <w:r w:rsidR="725CA742" w:rsidRPr="18E706F6">
          <w:rPr>
            <w:rFonts w:asciiTheme="majorHAnsi" w:hAnsiTheme="majorHAnsi" w:cstheme="majorBidi"/>
            <w:lang w:val="en-GB"/>
          </w:rPr>
          <w:t xml:space="preserve">occupations in developing countries. </w:t>
        </w:r>
      </w:ins>
      <w:ins w:id="146" w:author="seiroi@gmail.com" w:date="2024-03-14T06:42:00Z">
        <w:r w:rsidR="2C568CD7" w:rsidRPr="18E706F6">
          <w:rPr>
            <w:rFonts w:asciiTheme="majorHAnsi" w:hAnsiTheme="majorHAnsi" w:cstheme="majorBidi"/>
            <w:lang w:val="en-GB"/>
          </w:rPr>
          <w:t xml:space="preserve"> Another important difference between demand- and supply-side resear</w:t>
        </w:r>
      </w:ins>
      <w:ins w:id="147" w:author="seiroi@gmail.com" w:date="2024-03-14T06:43:00Z">
        <w:r w:rsidR="2C568CD7" w:rsidRPr="18E706F6">
          <w:rPr>
            <w:rFonts w:asciiTheme="majorHAnsi" w:hAnsiTheme="majorHAnsi" w:cstheme="majorBidi"/>
            <w:lang w:val="en-GB"/>
          </w:rPr>
          <w:t xml:space="preserve">ch is the latter can give </w:t>
        </w:r>
        <w:proofErr w:type="gramStart"/>
        <w:r w:rsidR="2C568CD7" w:rsidRPr="18E706F6">
          <w:rPr>
            <w:rFonts w:asciiTheme="majorHAnsi" w:hAnsiTheme="majorHAnsi" w:cstheme="majorBidi"/>
            <w:lang w:val="en-GB"/>
          </w:rPr>
          <w:t xml:space="preserve">information </w:t>
        </w:r>
        <w:r w:rsidR="019938A3" w:rsidRPr="18E706F6">
          <w:rPr>
            <w:rFonts w:asciiTheme="majorHAnsi" w:hAnsiTheme="majorHAnsi" w:cstheme="majorBidi"/>
            <w:lang w:val="en-GB"/>
          </w:rPr>
          <w:t xml:space="preserve"> on</w:t>
        </w:r>
        <w:proofErr w:type="gramEnd"/>
        <w:r w:rsidR="019938A3" w:rsidRPr="18E706F6">
          <w:rPr>
            <w:rFonts w:asciiTheme="majorHAnsi" w:hAnsiTheme="majorHAnsi" w:cstheme="majorBidi"/>
            <w:lang w:val="en-GB"/>
          </w:rPr>
          <w:t xml:space="preserve"> informal sector employment while the former rarely does so. </w:t>
        </w:r>
      </w:ins>
      <w:ins w:id="148" w:author="seiroi@gmail.com" w:date="2024-03-14T06:44:00Z">
        <w:r w:rsidR="65190DC6" w:rsidRPr="18E706F6">
          <w:rPr>
            <w:rFonts w:asciiTheme="majorHAnsi" w:hAnsiTheme="majorHAnsi" w:cstheme="majorBidi"/>
            <w:lang w:val="en-GB"/>
          </w:rPr>
          <w:t xml:space="preserve">We </w:t>
        </w:r>
      </w:ins>
      <w:ins w:id="149" w:author="seiroi@gmail.com" w:date="2024-03-14T06:45:00Z">
        <w:r w:rsidR="7060D486" w:rsidRPr="18E706F6">
          <w:rPr>
            <w:rFonts w:asciiTheme="majorHAnsi" w:hAnsiTheme="majorHAnsi" w:cstheme="majorBidi"/>
            <w:lang w:val="en-GB"/>
          </w:rPr>
          <w:t xml:space="preserve">thus </w:t>
        </w:r>
      </w:ins>
      <w:ins w:id="150" w:author="seiroi@gmail.com" w:date="2024-03-14T06:44:00Z">
        <w:r w:rsidR="65190DC6" w:rsidRPr="18E706F6">
          <w:rPr>
            <w:rFonts w:asciiTheme="majorHAnsi" w:hAnsiTheme="majorHAnsi" w:cstheme="majorBidi"/>
            <w:lang w:val="en-GB"/>
          </w:rPr>
          <w:t xml:space="preserve">believe that precision and completeness of </w:t>
        </w:r>
      </w:ins>
      <w:ins w:id="151" w:author="seiroi@gmail.com" w:date="2024-03-14T06:45:00Z">
        <w:r w:rsidR="35E951E0" w:rsidRPr="18E706F6">
          <w:rPr>
            <w:rFonts w:asciiTheme="majorHAnsi" w:hAnsiTheme="majorHAnsi" w:cstheme="majorBidi"/>
            <w:lang w:val="en-GB"/>
          </w:rPr>
          <w:t xml:space="preserve">our </w:t>
        </w:r>
      </w:ins>
      <w:ins w:id="152" w:author="seiroi@gmail.com" w:date="2024-03-14T06:44:00Z">
        <w:r w:rsidR="65190DC6" w:rsidRPr="18E706F6">
          <w:rPr>
            <w:rFonts w:asciiTheme="majorHAnsi" w:hAnsiTheme="majorHAnsi" w:cstheme="majorBidi"/>
            <w:lang w:val="en-GB"/>
          </w:rPr>
          <w:t xml:space="preserve">demand side </w:t>
        </w:r>
      </w:ins>
      <w:ins w:id="153" w:author="seiroi@gmail.com" w:date="2024-03-14T06:45:00Z">
        <w:r w:rsidR="60CB3551" w:rsidRPr="18E706F6">
          <w:rPr>
            <w:rFonts w:asciiTheme="majorHAnsi" w:hAnsiTheme="majorHAnsi" w:cstheme="majorBidi"/>
            <w:lang w:val="en-GB"/>
          </w:rPr>
          <w:t xml:space="preserve">data </w:t>
        </w:r>
      </w:ins>
      <w:ins w:id="154" w:author="seiroi@gmail.com" w:date="2024-03-14T06:44:00Z">
        <w:r w:rsidR="65190DC6" w:rsidRPr="18E706F6">
          <w:rPr>
            <w:rFonts w:asciiTheme="majorHAnsi" w:hAnsiTheme="majorHAnsi" w:cstheme="majorBidi"/>
            <w:lang w:val="en-GB"/>
          </w:rPr>
          <w:t xml:space="preserve">complement the across sector </w:t>
        </w:r>
      </w:ins>
      <w:ins w:id="155" w:author="seiroi@gmail.com" w:date="2024-03-14T06:45:00Z">
        <w:r w:rsidR="65190DC6" w:rsidRPr="18E706F6">
          <w:rPr>
            <w:rFonts w:asciiTheme="majorHAnsi" w:hAnsiTheme="majorHAnsi" w:cstheme="majorBidi"/>
            <w:lang w:val="en-GB"/>
          </w:rPr>
          <w:t xml:space="preserve">spillovers captured in supply-side </w:t>
        </w:r>
      </w:ins>
      <w:ins w:id="156" w:author="seiroi@gmail.com" w:date="2024-03-14T06:46:00Z">
        <w:r w:rsidR="5E35759E" w:rsidRPr="18E706F6">
          <w:rPr>
            <w:rFonts w:asciiTheme="majorHAnsi" w:hAnsiTheme="majorHAnsi" w:cstheme="majorBidi"/>
            <w:lang w:val="en-GB"/>
          </w:rPr>
          <w:t>data.</w:t>
        </w:r>
      </w:ins>
      <w:commentRangeEnd w:id="105"/>
      <w:r>
        <w:rPr>
          <w:rStyle w:val="ae"/>
        </w:rPr>
        <w:commentReference w:id="105"/>
      </w:r>
      <w:commentRangeEnd w:id="106"/>
      <w:r>
        <w:rPr>
          <w:rStyle w:val="ae"/>
        </w:rPr>
        <w:commentReference w:id="106"/>
      </w:r>
    </w:p>
    <w:p w14:paraId="44B4FE5C" w14:textId="1BE9FE59" w:rsidR="001B3434" w:rsidRPr="001B3434" w:rsidRDefault="1BAD712E" w:rsidP="18E706F6">
      <w:pPr>
        <w:jc w:val="both"/>
        <w:rPr>
          <w:del w:id="157" w:author="seiroi@gmail.com" w:date="2024-02-22T03:02:00Z"/>
          <w:rFonts w:asciiTheme="majorHAnsi" w:hAnsiTheme="majorHAnsi" w:cstheme="majorBidi"/>
          <w:lang w:val="en-GB"/>
        </w:rPr>
      </w:pPr>
      <w:r w:rsidRPr="18E706F6">
        <w:rPr>
          <w:rFonts w:asciiTheme="majorHAnsi" w:hAnsiTheme="majorHAnsi" w:cstheme="majorBidi"/>
          <w:lang w:val="en-GB"/>
        </w:rPr>
        <w:t xml:space="preserve">Our research bridges this gap and makes two significant contributions. Firstly, we </w:t>
      </w:r>
      <w:ins w:id="158" w:author="marliespiek@icloud.com" w:date="2024-02-09T12:01:00Z">
        <w:r w:rsidR="3963C2F8" w:rsidRPr="18E706F6">
          <w:rPr>
            <w:rFonts w:asciiTheme="majorHAnsi" w:hAnsiTheme="majorHAnsi" w:cstheme="majorBidi"/>
            <w:lang w:val="en-GB"/>
          </w:rPr>
          <w:t xml:space="preserve">study both the demand and supply side effects </w:t>
        </w:r>
        <w:r w:rsidR="6D38127E" w:rsidRPr="18E706F6">
          <w:rPr>
            <w:rFonts w:asciiTheme="majorHAnsi" w:hAnsiTheme="majorHAnsi" w:cstheme="majorBidi"/>
            <w:lang w:val="en-GB"/>
          </w:rPr>
          <w:t>in response to the minimum wage hike</w:t>
        </w:r>
      </w:ins>
      <w:ins w:id="159" w:author="seiroi@gmail.com" w:date="2024-02-22T02:48:00Z">
        <w:r w:rsidR="0E72DCB3" w:rsidRPr="18E706F6">
          <w:rPr>
            <w:rFonts w:asciiTheme="majorHAnsi" w:hAnsiTheme="majorHAnsi" w:cstheme="majorBidi"/>
            <w:lang w:val="en-GB"/>
          </w:rPr>
          <w:t xml:space="preserve"> </w:t>
        </w:r>
        <w:commentRangeStart w:id="160"/>
        <w:commentRangeStart w:id="161"/>
        <w:r w:rsidR="0E72DCB3" w:rsidRPr="18E706F6">
          <w:rPr>
            <w:rFonts w:asciiTheme="majorHAnsi" w:hAnsiTheme="majorHAnsi" w:cstheme="majorBidi"/>
            <w:lang w:val="en-GB"/>
          </w:rPr>
          <w:t xml:space="preserve">by using </w:t>
        </w:r>
      </w:ins>
      <w:del w:id="162" w:author="Von Fintel, Dieter [dieter2@sun.ac.za]" w:date="2024-02-26T07:43:00Z">
        <w:r w:rsidRPr="18E706F6" w:rsidDel="001B3434">
          <w:rPr>
            <w:rFonts w:asciiTheme="majorHAnsi" w:hAnsiTheme="majorHAnsi" w:cstheme="majorBidi"/>
            <w:lang w:val="en-GB"/>
          </w:rPr>
          <w:delText xml:space="preserve">the </w:delText>
        </w:r>
      </w:del>
      <w:ins w:id="163" w:author="seiroi@gmail.com" w:date="2024-02-22T02:49:00Z">
        <w:r w:rsidR="0E72DCB3" w:rsidRPr="18E706F6">
          <w:rPr>
            <w:rFonts w:asciiTheme="majorHAnsi" w:hAnsiTheme="majorHAnsi" w:cstheme="majorBidi"/>
            <w:lang w:val="en-GB"/>
          </w:rPr>
          <w:t>matched employe</w:t>
        </w:r>
      </w:ins>
      <w:ins w:id="164" w:author="seiroi@gmail.com" w:date="2024-02-22T03:25:00Z">
        <w:r w:rsidR="2372B049" w:rsidRPr="18E706F6">
          <w:rPr>
            <w:rFonts w:asciiTheme="majorHAnsi" w:hAnsiTheme="majorHAnsi" w:cstheme="majorBidi"/>
            <w:lang w:val="en-GB"/>
          </w:rPr>
          <w:t>r</w:t>
        </w:r>
      </w:ins>
      <w:ins w:id="165" w:author="seiroi@gmail.com" w:date="2024-02-22T02:49:00Z">
        <w:r w:rsidR="0E72DCB3" w:rsidRPr="18E706F6">
          <w:rPr>
            <w:rFonts w:asciiTheme="majorHAnsi" w:hAnsiTheme="majorHAnsi" w:cstheme="majorBidi"/>
            <w:lang w:val="en-GB"/>
          </w:rPr>
          <w:t>-employe</w:t>
        </w:r>
      </w:ins>
      <w:ins w:id="166" w:author="seiroi@gmail.com" w:date="2024-02-22T03:25:00Z">
        <w:r w:rsidR="31F0F3BD" w:rsidRPr="18E706F6">
          <w:rPr>
            <w:rFonts w:asciiTheme="majorHAnsi" w:hAnsiTheme="majorHAnsi" w:cstheme="majorBidi"/>
            <w:lang w:val="en-GB"/>
          </w:rPr>
          <w:t>e</w:t>
        </w:r>
      </w:ins>
      <w:ins w:id="167" w:author="seiroi@gmail.com" w:date="2024-02-22T02:49:00Z">
        <w:r w:rsidR="0E72DCB3" w:rsidRPr="18E706F6">
          <w:rPr>
            <w:rFonts w:asciiTheme="majorHAnsi" w:hAnsiTheme="majorHAnsi" w:cstheme="majorBidi"/>
            <w:lang w:val="en-GB"/>
          </w:rPr>
          <w:t xml:space="preserve"> </w:t>
        </w:r>
        <w:r w:rsidR="64CD1679" w:rsidRPr="18E706F6">
          <w:rPr>
            <w:rFonts w:asciiTheme="majorHAnsi" w:hAnsiTheme="majorHAnsi" w:cstheme="majorBidi"/>
            <w:lang w:val="en-GB"/>
          </w:rPr>
          <w:t xml:space="preserve">(MEE) </w:t>
        </w:r>
        <w:r w:rsidR="0E72DCB3" w:rsidRPr="18E706F6">
          <w:rPr>
            <w:rFonts w:asciiTheme="majorHAnsi" w:hAnsiTheme="majorHAnsi" w:cstheme="majorBidi"/>
            <w:lang w:val="en-GB"/>
          </w:rPr>
          <w:t>data</w:t>
        </w:r>
      </w:ins>
      <w:ins w:id="168" w:author="marliespiek@icloud.com" w:date="2024-02-09T12:01:00Z">
        <w:r w:rsidR="6D38127E" w:rsidRPr="18E706F6">
          <w:rPr>
            <w:rFonts w:asciiTheme="majorHAnsi" w:hAnsiTheme="majorHAnsi" w:cstheme="majorBidi"/>
            <w:lang w:val="en-GB"/>
          </w:rPr>
          <w:t xml:space="preserve">. </w:t>
        </w:r>
      </w:ins>
      <w:ins w:id="169" w:author="seiroi@gmail.com" w:date="2024-02-22T02:50:00Z">
        <w:r w:rsidR="337720CF" w:rsidRPr="18E706F6">
          <w:rPr>
            <w:rFonts w:asciiTheme="majorHAnsi" w:hAnsiTheme="majorHAnsi" w:cstheme="majorBidi"/>
            <w:lang w:val="en-GB"/>
          </w:rPr>
          <w:t>Barring few studies (Garita 2020), t</w:t>
        </w:r>
      </w:ins>
      <w:ins w:id="170" w:author="seiroi@gmail.com" w:date="2024-02-22T02:49:00Z">
        <w:r w:rsidR="4D9EB164" w:rsidRPr="18E706F6">
          <w:rPr>
            <w:rFonts w:asciiTheme="majorHAnsi" w:hAnsiTheme="majorHAnsi" w:cstheme="majorBidi"/>
            <w:lang w:val="en-GB"/>
          </w:rPr>
          <w:t xml:space="preserve">he use of MEE data </w:t>
        </w:r>
        <w:r w:rsidR="3A4342C0" w:rsidRPr="18E706F6">
          <w:rPr>
            <w:rFonts w:asciiTheme="majorHAnsi" w:hAnsiTheme="majorHAnsi" w:cstheme="majorBidi"/>
            <w:lang w:val="en-GB"/>
          </w:rPr>
          <w:t>is relatively rare in a developing country context.</w:t>
        </w:r>
      </w:ins>
      <w:commentRangeEnd w:id="160"/>
      <w:r>
        <w:rPr>
          <w:rStyle w:val="ae"/>
        </w:rPr>
        <w:commentReference w:id="160"/>
      </w:r>
      <w:commentRangeEnd w:id="161"/>
      <w:r>
        <w:rPr>
          <w:rStyle w:val="ae"/>
        </w:rPr>
        <w:commentReference w:id="161"/>
      </w:r>
      <w:ins w:id="171" w:author="seiroi@gmail.com" w:date="2024-02-22T02:49:00Z">
        <w:r w:rsidR="3A4342C0" w:rsidRPr="18E706F6">
          <w:rPr>
            <w:rFonts w:asciiTheme="majorHAnsi" w:hAnsiTheme="majorHAnsi" w:cstheme="majorBidi"/>
            <w:lang w:val="en-GB"/>
          </w:rPr>
          <w:t xml:space="preserve"> </w:t>
        </w:r>
      </w:ins>
      <w:commentRangeStart w:id="172"/>
      <w:del w:id="173" w:author="marliespiek@icloud.com" w:date="2024-02-09T12:02:00Z">
        <w:r w:rsidRPr="18E706F6" w:rsidDel="001B3434">
          <w:rPr>
            <w:rFonts w:asciiTheme="majorHAnsi" w:hAnsiTheme="majorHAnsi" w:cstheme="majorBidi"/>
            <w:lang w:val="en-GB"/>
          </w:rPr>
          <w:delText xml:space="preserve">expand the scope beyond mere employment effects in the South African context, a country characterized by high unemployment rates, limited job opportunities, and some instances of non-compliance with minimum wage regulations. </w:delText>
        </w:r>
      </w:del>
      <w:commentRangeEnd w:id="172"/>
      <w:r>
        <w:rPr>
          <w:rStyle w:val="ae"/>
        </w:rPr>
        <w:commentReference w:id="172"/>
      </w:r>
      <w:commentRangeStart w:id="174"/>
      <w:commentRangeStart w:id="175"/>
      <w:r w:rsidRPr="18E706F6">
        <w:rPr>
          <w:rFonts w:asciiTheme="majorHAnsi" w:hAnsiTheme="majorHAnsi" w:cstheme="majorBidi"/>
          <w:lang w:val="en-GB"/>
        </w:rPr>
        <w:t xml:space="preserve">Secondly, we </w:t>
      </w:r>
      <w:del w:id="176" w:author="seiroi@gmail.com" w:date="2024-02-22T02:57:00Z">
        <w:r w:rsidRPr="18E706F6" w:rsidDel="001B3434">
          <w:rPr>
            <w:rFonts w:asciiTheme="majorHAnsi" w:hAnsiTheme="majorHAnsi" w:cstheme="majorBidi"/>
            <w:lang w:val="en-GB"/>
          </w:rPr>
          <w:delText xml:space="preserve">innovate by </w:delText>
        </w:r>
      </w:del>
      <w:r w:rsidRPr="18E706F6">
        <w:rPr>
          <w:rFonts w:asciiTheme="majorHAnsi" w:hAnsiTheme="majorHAnsi" w:cstheme="majorBidi"/>
          <w:lang w:val="en-GB"/>
        </w:rPr>
        <w:t>utiliz</w:t>
      </w:r>
      <w:del w:id="177" w:author="seiroi@gmail.com" w:date="2024-02-22T02:57:00Z">
        <w:r w:rsidRPr="18E706F6" w:rsidDel="001B3434">
          <w:rPr>
            <w:rFonts w:asciiTheme="majorHAnsi" w:hAnsiTheme="majorHAnsi" w:cstheme="majorBidi"/>
            <w:lang w:val="en-GB"/>
          </w:rPr>
          <w:delText>ing</w:delText>
        </w:r>
      </w:del>
      <w:ins w:id="178" w:author="seiroi@gmail.com" w:date="2024-02-22T02:57:00Z">
        <w:r w:rsidR="2E530D0F" w:rsidRPr="18E706F6">
          <w:rPr>
            <w:rFonts w:asciiTheme="majorHAnsi" w:hAnsiTheme="majorHAnsi" w:cstheme="majorBidi"/>
            <w:lang w:val="en-GB"/>
          </w:rPr>
          <w:t>e</w:t>
        </w:r>
      </w:ins>
      <w:r w:rsidRPr="18E706F6">
        <w:rPr>
          <w:rFonts w:asciiTheme="majorHAnsi" w:hAnsiTheme="majorHAnsi" w:cstheme="majorBidi"/>
          <w:lang w:val="en-GB"/>
        </w:rPr>
        <w:t xml:space="preserve"> administrative tax data, which</w:t>
      </w:r>
      <w:del w:id="179" w:author="seiroi@gmail.com" w:date="2024-02-22T02:58:00Z">
        <w:r w:rsidRPr="18E706F6" w:rsidDel="001B3434">
          <w:rPr>
            <w:rFonts w:asciiTheme="majorHAnsi" w:hAnsiTheme="majorHAnsi" w:cstheme="majorBidi"/>
            <w:lang w:val="en-GB"/>
          </w:rPr>
          <w:delText>, despite its inherent challenges,</w:delText>
        </w:r>
      </w:del>
      <w:r w:rsidRPr="18E706F6">
        <w:rPr>
          <w:rFonts w:asciiTheme="majorHAnsi" w:hAnsiTheme="majorHAnsi" w:cstheme="majorBidi"/>
          <w:lang w:val="en-GB"/>
        </w:rPr>
        <w:t xml:space="preserve"> promises </w:t>
      </w:r>
      <w:proofErr w:type="spellStart"/>
      <w:r w:rsidRPr="18E706F6">
        <w:rPr>
          <w:rFonts w:asciiTheme="majorHAnsi" w:hAnsiTheme="majorHAnsi" w:cstheme="majorBidi"/>
          <w:lang w:val="en-GB"/>
        </w:rPr>
        <w:t>precision</w:t>
      </w:r>
      <w:del w:id="180" w:author="seiroi@gmail.com" w:date="2024-03-14T05:52:00Z">
        <w:r w:rsidRPr="18E706F6" w:rsidDel="1BAD712E">
          <w:rPr>
            <w:rFonts w:asciiTheme="majorHAnsi" w:hAnsiTheme="majorHAnsi" w:cstheme="majorBidi"/>
            <w:lang w:val="en-GB"/>
          </w:rPr>
          <w:delText>,</w:delText>
        </w:r>
      </w:del>
      <w:ins w:id="181" w:author="seiroi@gmail.com" w:date="2024-03-14T05:52:00Z">
        <w:r w:rsidR="51156E52" w:rsidRPr="18E706F6">
          <w:rPr>
            <w:rFonts w:asciiTheme="majorHAnsi" w:hAnsiTheme="majorHAnsi" w:cstheme="majorBidi"/>
            <w:lang w:val="en-GB"/>
          </w:rPr>
          <w:t>and</w:t>
        </w:r>
      </w:ins>
      <w:proofErr w:type="spellEnd"/>
      <w:r w:rsidRPr="18E706F6">
        <w:rPr>
          <w:rFonts w:asciiTheme="majorHAnsi" w:hAnsiTheme="majorHAnsi" w:cstheme="majorBidi"/>
          <w:lang w:val="en-GB"/>
        </w:rPr>
        <w:t xml:space="preserve"> </w:t>
      </w:r>
      <w:del w:id="182" w:author="seiroi@gmail.com" w:date="2024-02-22T02:58:00Z">
        <w:r w:rsidRPr="18E706F6" w:rsidDel="001B3434">
          <w:rPr>
            <w:rFonts w:asciiTheme="majorHAnsi" w:hAnsiTheme="majorHAnsi" w:cstheme="majorBidi"/>
            <w:lang w:val="en-GB"/>
          </w:rPr>
          <w:delText xml:space="preserve">a </w:delText>
        </w:r>
      </w:del>
      <w:ins w:id="183" w:author="seiroi@gmail.com" w:date="2024-03-14T05:52:00Z">
        <w:r w:rsidR="33A248AA" w:rsidRPr="18E706F6">
          <w:rPr>
            <w:rFonts w:asciiTheme="majorHAnsi" w:hAnsiTheme="majorHAnsi" w:cstheme="majorBidi"/>
            <w:lang w:val="en-GB"/>
          </w:rPr>
          <w:t xml:space="preserve">more </w:t>
        </w:r>
      </w:ins>
      <w:r w:rsidRPr="18E706F6">
        <w:rPr>
          <w:rFonts w:asciiTheme="majorHAnsi" w:hAnsiTheme="majorHAnsi" w:cstheme="majorBidi"/>
          <w:lang w:val="en-GB"/>
        </w:rPr>
        <w:t xml:space="preserve">comprehensive </w:t>
      </w:r>
      <w:del w:id="184" w:author="seiroi@gmail.com" w:date="2024-03-14T05:52:00Z">
        <w:r w:rsidRPr="18E706F6" w:rsidDel="1BAD712E">
          <w:rPr>
            <w:rFonts w:asciiTheme="majorHAnsi" w:hAnsiTheme="majorHAnsi" w:cstheme="majorBidi"/>
            <w:lang w:val="en-GB"/>
          </w:rPr>
          <w:delText>sampl</w:delText>
        </w:r>
      </w:del>
      <w:del w:id="185" w:author="seiroi@gmail.com" w:date="2024-02-22T02:58:00Z">
        <w:r w:rsidRPr="18E706F6" w:rsidDel="001B3434">
          <w:rPr>
            <w:rFonts w:asciiTheme="majorHAnsi" w:hAnsiTheme="majorHAnsi" w:cstheme="majorBidi"/>
            <w:lang w:val="en-GB"/>
          </w:rPr>
          <w:delText>e</w:delText>
        </w:r>
      </w:del>
      <w:ins w:id="186" w:author="seiroi@gmail.com" w:date="2024-03-14T05:52:00Z">
        <w:r w:rsidR="00B4A715" w:rsidRPr="18E706F6">
          <w:rPr>
            <w:rFonts w:asciiTheme="majorHAnsi" w:hAnsiTheme="majorHAnsi" w:cstheme="majorBidi"/>
            <w:lang w:val="en-GB"/>
          </w:rPr>
          <w:t>coverage</w:t>
        </w:r>
      </w:ins>
      <w:del w:id="187" w:author="seiroi@gmail.com" w:date="2024-03-14T05:52:00Z">
        <w:r w:rsidRPr="18E706F6" w:rsidDel="1BAD712E">
          <w:rPr>
            <w:rFonts w:asciiTheme="majorHAnsi" w:hAnsiTheme="majorHAnsi" w:cstheme="majorBidi"/>
            <w:lang w:val="en-GB"/>
          </w:rPr>
          <w:delText>, and unfiltered insights</w:delText>
        </w:r>
      </w:del>
      <w:r w:rsidRPr="18E706F6">
        <w:rPr>
          <w:rFonts w:asciiTheme="majorHAnsi" w:hAnsiTheme="majorHAnsi" w:cstheme="majorBidi"/>
          <w:lang w:val="en-GB"/>
        </w:rPr>
        <w:t xml:space="preserve"> that are rarely attainable through conventional survey methods. </w:t>
      </w:r>
      <w:commentRangeEnd w:id="174"/>
      <w:r>
        <w:rPr>
          <w:rStyle w:val="ae"/>
        </w:rPr>
        <w:lastRenderedPageBreak/>
        <w:commentReference w:id="174"/>
      </w:r>
      <w:commentRangeEnd w:id="175"/>
      <w:r>
        <w:rPr>
          <w:rStyle w:val="ae"/>
        </w:rPr>
        <w:commentReference w:id="175"/>
      </w:r>
      <w:commentRangeStart w:id="188"/>
      <w:del w:id="189" w:author="seiroi@gmail.com" w:date="2024-02-22T03:01:00Z">
        <w:r w:rsidRPr="18E706F6" w:rsidDel="001B3434">
          <w:rPr>
            <w:rFonts w:asciiTheme="majorHAnsi" w:hAnsiTheme="majorHAnsi" w:cstheme="majorBidi"/>
            <w:lang w:val="en-GB"/>
          </w:rPr>
          <w:delText>It is worth noting that our</w:delText>
        </w:r>
      </w:del>
      <w:del w:id="190" w:author="seiroi@gmail.com" w:date="2024-02-22T03:02:00Z">
        <w:r w:rsidRPr="18E706F6" w:rsidDel="001B3434">
          <w:rPr>
            <w:rFonts w:asciiTheme="majorHAnsi" w:hAnsiTheme="majorHAnsi" w:cstheme="majorBidi"/>
            <w:lang w:val="en-GB"/>
          </w:rPr>
          <w:delText xml:space="preserve"> analysis </w:delText>
        </w:r>
      </w:del>
      <w:del w:id="191" w:author="marliespiek@icloud.com" w:date="2024-02-09T12:05:00Z">
        <w:r w:rsidRPr="18E706F6" w:rsidDel="001B3434">
          <w:rPr>
            <w:rFonts w:asciiTheme="majorHAnsi" w:hAnsiTheme="majorHAnsi" w:cstheme="majorBidi"/>
            <w:lang w:val="en-GB"/>
          </w:rPr>
          <w:delText xml:space="preserve">inadvertently </w:delText>
        </w:r>
      </w:del>
      <w:del w:id="192" w:author="seiroi@gmail.com" w:date="2024-02-22T03:02:00Z">
        <w:r w:rsidRPr="18E706F6" w:rsidDel="001B3434">
          <w:rPr>
            <w:rFonts w:asciiTheme="majorHAnsi" w:hAnsiTheme="majorHAnsi" w:cstheme="majorBidi"/>
            <w:lang w:val="en-GB"/>
          </w:rPr>
          <w:delText xml:space="preserve">excludes the </w:delText>
        </w:r>
      </w:del>
      <w:del w:id="193" w:author="marliespiek@icloud.com" w:date="2024-02-09T12:05:00Z">
        <w:r w:rsidRPr="18E706F6" w:rsidDel="001B3434">
          <w:rPr>
            <w:rFonts w:asciiTheme="majorHAnsi" w:hAnsiTheme="majorHAnsi" w:cstheme="majorBidi"/>
            <w:lang w:val="en-GB"/>
          </w:rPr>
          <w:delText xml:space="preserve">bustling </w:delText>
        </w:r>
      </w:del>
      <w:del w:id="194" w:author="seiroi@gmail.com" w:date="2024-02-22T03:02:00Z">
        <w:r w:rsidRPr="18E706F6" w:rsidDel="001B3434">
          <w:rPr>
            <w:rFonts w:asciiTheme="majorHAnsi" w:hAnsiTheme="majorHAnsi" w:cstheme="majorBidi"/>
            <w:lang w:val="en-GB"/>
          </w:rPr>
          <w:delText xml:space="preserve">informal sector. This is not problematic for this study since the informal sector is not regulated my minimum wage regulation, which, while smaller compared to other developing countries, </w:delText>
        </w:r>
      </w:del>
      <w:del w:id="195" w:author="marliespiek@icloud.com" w:date="2024-02-09T12:08:00Z">
        <w:r w:rsidRPr="18E706F6" w:rsidDel="001B3434">
          <w:rPr>
            <w:rFonts w:asciiTheme="majorHAnsi" w:hAnsiTheme="majorHAnsi" w:cstheme="majorBidi"/>
            <w:lang w:val="en-GB"/>
          </w:rPr>
          <w:delText>largely operates</w:delText>
        </w:r>
      </w:del>
      <w:del w:id="196" w:author="seiroi@gmail.com" w:date="2024-02-22T03:02:00Z">
        <w:r w:rsidRPr="18E706F6" w:rsidDel="001B3434">
          <w:rPr>
            <w:rFonts w:asciiTheme="majorHAnsi" w:hAnsiTheme="majorHAnsi" w:cstheme="majorBidi"/>
            <w:lang w:val="en-GB"/>
          </w:rPr>
          <w:delText xml:space="preserve"> outside the purview of minimum wage regulations (Bhorat et al., 2017).</w:delText>
        </w:r>
      </w:del>
      <w:commentRangeEnd w:id="188"/>
      <w:r>
        <w:rPr>
          <w:rStyle w:val="ae"/>
        </w:rPr>
        <w:commentReference w:id="188"/>
      </w:r>
    </w:p>
    <w:p w14:paraId="6E8EDE65" w14:textId="779D4826" w:rsidR="001B3434" w:rsidRPr="001B3434" w:rsidRDefault="001B3434" w:rsidP="18E706F6">
      <w:pPr>
        <w:jc w:val="both"/>
        <w:rPr>
          <w:rFonts w:asciiTheme="majorHAnsi" w:hAnsiTheme="majorHAnsi" w:cstheme="majorBidi"/>
          <w:lang w:val="en-GB"/>
        </w:rPr>
      </w:pPr>
      <w:del w:id="197" w:author="marliespiek@icloud.com" w:date="2024-02-09T12:08:00Z">
        <w:r w:rsidRPr="18E706F6" w:rsidDel="001B3434">
          <w:rPr>
            <w:rFonts w:asciiTheme="majorHAnsi" w:hAnsiTheme="majorHAnsi" w:cstheme="majorBidi"/>
            <w:lang w:val="en-GB"/>
          </w:rPr>
          <w:delText xml:space="preserve">Drawing inspiration from the work of </w:delText>
        </w:r>
      </w:del>
      <w:ins w:id="198" w:author="marliespiek@icloud.com" w:date="2024-02-09T12:08:00Z">
        <w:r w:rsidR="26C38B3C" w:rsidRPr="18E706F6">
          <w:rPr>
            <w:rFonts w:asciiTheme="majorHAnsi" w:hAnsiTheme="majorHAnsi" w:cstheme="majorBidi"/>
            <w:lang w:val="en-GB"/>
          </w:rPr>
          <w:t xml:space="preserve">Following </w:t>
        </w:r>
      </w:ins>
      <w:proofErr w:type="spellStart"/>
      <w:r w:rsidR="1BAD712E" w:rsidRPr="18E706F6">
        <w:rPr>
          <w:rFonts w:asciiTheme="majorHAnsi" w:hAnsiTheme="majorHAnsi" w:cstheme="majorBidi"/>
          <w:lang w:val="en-GB"/>
        </w:rPr>
        <w:t>Harasztosi</w:t>
      </w:r>
      <w:proofErr w:type="spellEnd"/>
      <w:r w:rsidR="1BAD712E" w:rsidRPr="18E706F6">
        <w:rPr>
          <w:rFonts w:asciiTheme="majorHAnsi" w:hAnsiTheme="majorHAnsi" w:cstheme="majorBidi"/>
          <w:lang w:val="en-GB"/>
        </w:rPr>
        <w:t xml:space="preserve"> and Lindner (2019) </w:t>
      </w:r>
      <w:del w:id="199" w:author="marliespiek@icloud.com" w:date="2024-02-09T12:09:00Z">
        <w:r w:rsidRPr="18E706F6" w:rsidDel="001B3434">
          <w:rPr>
            <w:rFonts w:asciiTheme="majorHAnsi" w:hAnsiTheme="majorHAnsi" w:cstheme="majorBidi"/>
            <w:lang w:val="en-GB"/>
          </w:rPr>
          <w:delText xml:space="preserve">and </w:delText>
        </w:r>
      </w:del>
      <w:ins w:id="200" w:author="marliespiek@icloud.com" w:date="2024-02-09T12:09:00Z">
        <w:r w:rsidR="5626B7E5" w:rsidRPr="18E706F6">
          <w:rPr>
            <w:rFonts w:asciiTheme="majorHAnsi" w:hAnsiTheme="majorHAnsi" w:cstheme="majorBidi"/>
            <w:lang w:val="en-GB"/>
          </w:rPr>
          <w:t xml:space="preserve">which uses </w:t>
        </w:r>
      </w:ins>
      <w:del w:id="201" w:author="marliespiek@icloud.com" w:date="2024-02-09T12:09:00Z">
        <w:r w:rsidRPr="18E706F6" w:rsidDel="001B3434">
          <w:rPr>
            <w:rFonts w:asciiTheme="majorHAnsi" w:hAnsiTheme="majorHAnsi" w:cstheme="majorBidi"/>
            <w:lang w:val="en-GB"/>
          </w:rPr>
          <w:delText xml:space="preserve">using </w:delText>
        </w:r>
      </w:del>
      <w:r w:rsidR="1BAD712E" w:rsidRPr="18E706F6">
        <w:rPr>
          <w:rFonts w:asciiTheme="majorHAnsi" w:hAnsiTheme="majorHAnsi" w:cstheme="majorBidi"/>
          <w:lang w:val="en-GB"/>
        </w:rPr>
        <w:t xml:space="preserve">the </w:t>
      </w:r>
      <w:ins w:id="202" w:author="Von Fintel, Dieter [dieter2@sun.ac.za]" w:date="2024-02-26T07:45:00Z">
        <w:r w:rsidR="04512180" w:rsidRPr="18E706F6">
          <w:rPr>
            <w:rFonts w:asciiTheme="majorHAnsi" w:hAnsiTheme="majorHAnsi" w:cstheme="majorBidi"/>
            <w:lang w:val="en-GB"/>
          </w:rPr>
          <w:t xml:space="preserve">pre-policy </w:t>
        </w:r>
      </w:ins>
      <w:r w:rsidR="1BAD712E" w:rsidRPr="18E706F6">
        <w:rPr>
          <w:rFonts w:asciiTheme="majorHAnsi" w:hAnsiTheme="majorHAnsi" w:cstheme="majorBidi"/>
          <w:lang w:val="en-GB"/>
        </w:rPr>
        <w:t xml:space="preserve">fraction of workers per </w:t>
      </w:r>
      <w:commentRangeStart w:id="203"/>
      <w:commentRangeStart w:id="204"/>
      <w:commentRangeStart w:id="205"/>
      <w:r w:rsidR="1BAD712E" w:rsidRPr="18E706F6">
        <w:rPr>
          <w:rFonts w:asciiTheme="majorHAnsi" w:hAnsiTheme="majorHAnsi" w:cstheme="majorBidi"/>
          <w:lang w:val="en-GB"/>
        </w:rPr>
        <w:t>f</w:t>
      </w:r>
      <w:del w:id="206" w:author="seiroi@gmail.com" w:date="2024-03-14T05:54:00Z">
        <w:r w:rsidRPr="18E706F6" w:rsidDel="5D5A6262">
          <w:rPr>
            <w:rFonts w:asciiTheme="majorHAnsi" w:hAnsiTheme="majorHAnsi" w:cstheme="majorBidi"/>
            <w:lang w:val="en-GB"/>
          </w:rPr>
          <w:delText>a</w:delText>
        </w:r>
      </w:del>
      <w:ins w:id="207" w:author="seiroi@gmail.com" w:date="2024-03-14T05:54:00Z">
        <w:r w:rsidR="5F681B9C" w:rsidRPr="18E706F6">
          <w:rPr>
            <w:rFonts w:asciiTheme="majorHAnsi" w:hAnsiTheme="majorHAnsi" w:cstheme="majorBidi"/>
            <w:lang w:val="en-GB"/>
          </w:rPr>
          <w:t>i</w:t>
        </w:r>
      </w:ins>
      <w:r w:rsidR="5D5A6262" w:rsidRPr="18E706F6">
        <w:rPr>
          <w:rFonts w:asciiTheme="majorHAnsi" w:hAnsiTheme="majorHAnsi" w:cstheme="majorBidi"/>
          <w:lang w:val="en-GB"/>
        </w:rPr>
        <w:t>rm</w:t>
      </w:r>
      <w:r w:rsidR="1BAD712E" w:rsidRPr="18E706F6">
        <w:rPr>
          <w:rFonts w:asciiTheme="majorHAnsi" w:hAnsiTheme="majorHAnsi" w:cstheme="majorBidi"/>
          <w:lang w:val="en-GB"/>
        </w:rPr>
        <w:t xml:space="preserve"> </w:t>
      </w:r>
      <w:commentRangeEnd w:id="203"/>
      <w:r>
        <w:rPr>
          <w:rStyle w:val="ae"/>
        </w:rPr>
        <w:commentReference w:id="203"/>
      </w:r>
      <w:commentRangeEnd w:id="204"/>
      <w:r>
        <w:rPr>
          <w:rStyle w:val="ae"/>
        </w:rPr>
        <w:commentReference w:id="204"/>
      </w:r>
      <w:commentRangeEnd w:id="205"/>
      <w:r>
        <w:rPr>
          <w:rStyle w:val="ae"/>
        </w:rPr>
        <w:commentReference w:id="205"/>
      </w:r>
      <w:r w:rsidR="1BAD712E" w:rsidRPr="18E706F6">
        <w:rPr>
          <w:rFonts w:asciiTheme="majorHAnsi" w:hAnsiTheme="majorHAnsi" w:cstheme="majorBidi"/>
          <w:lang w:val="en-GB"/>
        </w:rPr>
        <w:t>affected by minimum wages</w:t>
      </w:r>
      <w:del w:id="208" w:author="marliespiek@icloud.com" w:date="2024-02-09T12:12:00Z">
        <w:r w:rsidRPr="18E706F6" w:rsidDel="001B3434">
          <w:rPr>
            <w:rFonts w:asciiTheme="majorHAnsi" w:hAnsiTheme="majorHAnsi" w:cstheme="majorBidi"/>
            <w:lang w:val="en-GB"/>
          </w:rPr>
          <w:delText xml:space="preserve"> as our evaluative metric</w:delText>
        </w:r>
      </w:del>
      <w:r w:rsidR="1BAD712E" w:rsidRPr="18E706F6">
        <w:rPr>
          <w:rFonts w:asciiTheme="majorHAnsi" w:hAnsiTheme="majorHAnsi" w:cstheme="majorBidi"/>
          <w:lang w:val="en-GB"/>
        </w:rPr>
        <w:t xml:space="preserve">, we </w:t>
      </w:r>
      <w:del w:id="209" w:author="marliespiek@icloud.com" w:date="2024-02-09T12:12:00Z">
        <w:r w:rsidRPr="18E706F6" w:rsidDel="001B3434">
          <w:rPr>
            <w:rFonts w:asciiTheme="majorHAnsi" w:hAnsiTheme="majorHAnsi" w:cstheme="majorBidi"/>
            <w:lang w:val="en-GB"/>
          </w:rPr>
          <w:delText xml:space="preserve">scrutinize </w:delText>
        </w:r>
      </w:del>
      <w:ins w:id="210" w:author="marliespiek@icloud.com" w:date="2024-02-09T12:12:00Z">
        <w:r w:rsidR="75E41519" w:rsidRPr="18E706F6">
          <w:rPr>
            <w:rFonts w:asciiTheme="majorHAnsi" w:hAnsiTheme="majorHAnsi" w:cstheme="majorBidi"/>
            <w:lang w:val="en-GB"/>
          </w:rPr>
          <w:t xml:space="preserve">analyse </w:t>
        </w:r>
        <w:r w:rsidR="5CCD3F06" w:rsidRPr="18E706F6">
          <w:rPr>
            <w:rFonts w:asciiTheme="majorHAnsi" w:hAnsiTheme="majorHAnsi" w:cstheme="majorBidi"/>
            <w:lang w:val="en-GB"/>
          </w:rPr>
          <w:t>how firms adjusted</w:t>
        </w:r>
        <w:r w:rsidR="5FBD8A11" w:rsidRPr="18E706F6">
          <w:rPr>
            <w:rFonts w:asciiTheme="majorHAnsi" w:hAnsiTheme="majorHAnsi" w:cstheme="majorBidi"/>
            <w:lang w:val="en-GB"/>
          </w:rPr>
          <w:t xml:space="preserve"> to the </w:t>
        </w:r>
      </w:ins>
      <w:del w:id="211" w:author="marliespiek@icloud.com" w:date="2024-02-09T12:12:00Z">
        <w:r w:rsidRPr="18E706F6" w:rsidDel="001B3434">
          <w:rPr>
            <w:rFonts w:asciiTheme="majorHAnsi" w:hAnsiTheme="majorHAnsi" w:cstheme="majorBidi"/>
            <w:lang w:val="en-GB"/>
          </w:rPr>
          <w:delText xml:space="preserve">the consequences of a substantial </w:delText>
        </w:r>
      </w:del>
      <w:r w:rsidR="1BAD712E" w:rsidRPr="18E706F6">
        <w:rPr>
          <w:rFonts w:asciiTheme="majorHAnsi" w:hAnsiTheme="majorHAnsi" w:cstheme="majorBidi"/>
          <w:lang w:val="en-GB"/>
        </w:rPr>
        <w:t>5</w:t>
      </w:r>
      <w:r w:rsidR="1D90C02C" w:rsidRPr="18E706F6">
        <w:rPr>
          <w:rFonts w:asciiTheme="majorHAnsi" w:hAnsiTheme="majorHAnsi" w:cstheme="majorBidi"/>
          <w:lang w:val="en-GB"/>
        </w:rPr>
        <w:t>2</w:t>
      </w:r>
      <w:r w:rsidR="1BAD712E" w:rsidRPr="18E706F6">
        <w:rPr>
          <w:rFonts w:asciiTheme="majorHAnsi" w:hAnsiTheme="majorHAnsi" w:cstheme="majorBidi"/>
          <w:lang w:val="en-GB"/>
        </w:rPr>
        <w:t xml:space="preserve">% </w:t>
      </w:r>
      <w:commentRangeStart w:id="212"/>
      <w:r w:rsidR="1BAD712E" w:rsidRPr="18E706F6">
        <w:rPr>
          <w:rFonts w:asciiTheme="majorHAnsi" w:hAnsiTheme="majorHAnsi" w:cstheme="majorBidi"/>
          <w:lang w:val="en-GB"/>
        </w:rPr>
        <w:t xml:space="preserve">real </w:t>
      </w:r>
      <w:commentRangeEnd w:id="212"/>
      <w:r>
        <w:rPr>
          <w:rStyle w:val="ae"/>
        </w:rPr>
        <w:commentReference w:id="212"/>
      </w:r>
      <w:r w:rsidR="1BAD712E" w:rsidRPr="18E706F6">
        <w:rPr>
          <w:rFonts w:asciiTheme="majorHAnsi" w:hAnsiTheme="majorHAnsi" w:cstheme="majorBidi"/>
          <w:lang w:val="en-GB"/>
        </w:rPr>
        <w:t xml:space="preserve">minimum wage increase in South Africa's agricultural sector in 2013. </w:t>
      </w:r>
      <w:commentRangeStart w:id="213"/>
      <w:r w:rsidR="1D90C02C" w:rsidRPr="18E706F6">
        <w:rPr>
          <w:rFonts w:asciiTheme="majorHAnsi" w:hAnsiTheme="majorHAnsi" w:cstheme="majorBidi"/>
          <w:lang w:val="en-US"/>
        </w:rPr>
        <w:t xml:space="preserve">Our empirical findings indicate that the minimum wage hike did not have a substantial impact on total labor costs but did lead to a notable decrease in employment. </w:t>
      </w:r>
      <w:del w:id="214" w:author="seiroi@gmail.com" w:date="2024-03-14T05:59:00Z">
        <w:r w:rsidRPr="18E706F6" w:rsidDel="1D90C02C">
          <w:rPr>
            <w:rFonts w:asciiTheme="majorHAnsi" w:hAnsiTheme="majorHAnsi" w:cstheme="majorBidi"/>
            <w:lang w:val="en-US"/>
          </w:rPr>
          <w:delText>While we do not find a significant impact on firm closures, we demonstrate that t</w:delText>
        </w:r>
      </w:del>
      <w:ins w:id="215" w:author="seiroi@gmail.com" w:date="2024-03-14T05:59:00Z">
        <w:r w:rsidR="39346155" w:rsidRPr="18E706F6">
          <w:rPr>
            <w:rFonts w:asciiTheme="majorHAnsi" w:hAnsiTheme="majorHAnsi" w:cstheme="majorBidi"/>
            <w:lang w:val="en-US"/>
          </w:rPr>
          <w:t>T</w:t>
        </w:r>
      </w:ins>
      <w:r w:rsidR="1D90C02C" w:rsidRPr="18E706F6">
        <w:rPr>
          <w:rFonts w:asciiTheme="majorHAnsi" w:hAnsiTheme="majorHAnsi" w:cstheme="majorBidi"/>
          <w:lang w:val="en-US"/>
        </w:rPr>
        <w:t xml:space="preserve">he observed decline in employment was </w:t>
      </w:r>
      <w:del w:id="216" w:author="seiroi@gmail.com" w:date="2024-03-14T06:00:00Z">
        <w:r w:rsidRPr="18E706F6" w:rsidDel="1D90C02C">
          <w:rPr>
            <w:rFonts w:asciiTheme="majorHAnsi" w:hAnsiTheme="majorHAnsi" w:cstheme="majorBidi"/>
            <w:lang w:val="en-US"/>
          </w:rPr>
          <w:delText>driven</w:delText>
        </w:r>
      </w:del>
      <w:ins w:id="217" w:author="seiroi@gmail.com" w:date="2024-03-14T06:00:00Z">
        <w:r w:rsidR="77D94686" w:rsidRPr="18E706F6">
          <w:rPr>
            <w:rFonts w:asciiTheme="majorHAnsi" w:hAnsiTheme="majorHAnsi" w:cstheme="majorBidi"/>
            <w:lang w:val="en-US"/>
          </w:rPr>
          <w:t>associated</w:t>
        </w:r>
      </w:ins>
      <w:r w:rsidR="1D90C02C" w:rsidRPr="18E706F6">
        <w:rPr>
          <w:rFonts w:asciiTheme="majorHAnsi" w:hAnsiTheme="majorHAnsi" w:cstheme="majorBidi"/>
          <w:lang w:val="en-US"/>
        </w:rPr>
        <w:t xml:space="preserve"> </w:t>
      </w:r>
      <w:del w:id="218" w:author="seiroi@gmail.com" w:date="2024-03-14T06:01:00Z">
        <w:r w:rsidRPr="18E706F6" w:rsidDel="1D90C02C">
          <w:rPr>
            <w:rFonts w:asciiTheme="majorHAnsi" w:hAnsiTheme="majorHAnsi" w:cstheme="majorBidi"/>
            <w:lang w:val="en-US"/>
          </w:rPr>
          <w:delText>by</w:delText>
        </w:r>
      </w:del>
      <w:ins w:id="219" w:author="seiroi@gmail.com" w:date="2024-03-14T06:01:00Z">
        <w:r w:rsidR="375A9E28" w:rsidRPr="18E706F6">
          <w:rPr>
            <w:rFonts w:asciiTheme="majorHAnsi" w:hAnsiTheme="majorHAnsi" w:cstheme="majorBidi"/>
            <w:lang w:val="en-US"/>
          </w:rPr>
          <w:t>with</w:t>
        </w:r>
      </w:ins>
      <w:r w:rsidR="1D90C02C" w:rsidRPr="18E706F6">
        <w:rPr>
          <w:rFonts w:asciiTheme="majorHAnsi" w:hAnsiTheme="majorHAnsi" w:cstheme="majorBidi"/>
          <w:lang w:val="en-US"/>
        </w:rPr>
        <w:t xml:space="preserve"> </w:t>
      </w:r>
      <w:del w:id="220" w:author="seiroi@gmail.com" w:date="2024-03-14T06:01:00Z">
        <w:r w:rsidRPr="18E706F6" w:rsidDel="1D90C02C">
          <w:rPr>
            <w:rFonts w:asciiTheme="majorHAnsi" w:hAnsiTheme="majorHAnsi" w:cstheme="majorBidi"/>
            <w:lang w:val="en-US"/>
          </w:rPr>
          <w:delText xml:space="preserve">farms that </w:delText>
        </w:r>
      </w:del>
      <w:proofErr w:type="spellStart"/>
      <w:r w:rsidR="1D90C02C" w:rsidRPr="18E706F6">
        <w:rPr>
          <w:rFonts w:asciiTheme="majorHAnsi" w:hAnsiTheme="majorHAnsi" w:cstheme="majorBidi"/>
          <w:lang w:val="en-US"/>
        </w:rPr>
        <w:t>ce</w:t>
      </w:r>
      <w:del w:id="221" w:author="seiroi@gmail.com" w:date="2024-03-14T06:03:00Z">
        <w:r w:rsidRPr="18E706F6" w:rsidDel="1D90C02C">
          <w:rPr>
            <w:rFonts w:asciiTheme="majorHAnsi" w:hAnsiTheme="majorHAnsi" w:cstheme="majorBidi"/>
            <w:lang w:val="en-US"/>
          </w:rPr>
          <w:delText>a</w:delText>
        </w:r>
      </w:del>
      <w:r w:rsidR="1D90C02C" w:rsidRPr="18E706F6">
        <w:rPr>
          <w:rFonts w:asciiTheme="majorHAnsi" w:hAnsiTheme="majorHAnsi" w:cstheme="majorBidi"/>
          <w:lang w:val="en-US"/>
        </w:rPr>
        <w:t>s</w:t>
      </w:r>
      <w:del w:id="222" w:author="seiroi@gmail.com" w:date="2024-03-14T06:01:00Z">
        <w:r w:rsidRPr="18E706F6" w:rsidDel="1D90C02C">
          <w:rPr>
            <w:rFonts w:asciiTheme="majorHAnsi" w:hAnsiTheme="majorHAnsi" w:cstheme="majorBidi"/>
            <w:lang w:val="en-US"/>
          </w:rPr>
          <w:delText>ed</w:delText>
        </w:r>
      </w:del>
      <w:ins w:id="223" w:author="seiroi@gmail.com" w:date="2024-03-14T06:01:00Z">
        <w:r w:rsidR="65ADE79E" w:rsidRPr="18E706F6">
          <w:rPr>
            <w:rFonts w:asciiTheme="majorHAnsi" w:hAnsiTheme="majorHAnsi" w:cstheme="majorBidi"/>
            <w:lang w:val="en-US"/>
          </w:rPr>
          <w:t>sesion</w:t>
        </w:r>
        <w:proofErr w:type="spellEnd"/>
        <w:r w:rsidR="65ADE79E" w:rsidRPr="18E706F6">
          <w:rPr>
            <w:rFonts w:asciiTheme="majorHAnsi" w:hAnsiTheme="majorHAnsi" w:cstheme="majorBidi"/>
            <w:lang w:val="en-US"/>
          </w:rPr>
          <w:t xml:space="preserve"> of farm</w:t>
        </w:r>
      </w:ins>
      <w:r w:rsidR="1D90C02C" w:rsidRPr="18E706F6">
        <w:rPr>
          <w:rFonts w:asciiTheme="majorHAnsi" w:hAnsiTheme="majorHAnsi" w:cstheme="majorBidi"/>
          <w:lang w:val="en-US"/>
        </w:rPr>
        <w:t xml:space="preserve"> operations</w:t>
      </w:r>
      <w:del w:id="224" w:author="seiroi@gmail.com" w:date="2024-03-14T06:02:00Z">
        <w:r w:rsidRPr="18E706F6" w:rsidDel="1D90C02C">
          <w:rPr>
            <w:rFonts w:asciiTheme="majorHAnsi" w:hAnsiTheme="majorHAnsi" w:cstheme="majorBidi"/>
            <w:lang w:val="en-US"/>
          </w:rPr>
          <w:delText xml:space="preserve"> following the policy change</w:delText>
        </w:r>
      </w:del>
      <w:ins w:id="225" w:author="seiroi@gmail.com" w:date="2024-03-14T06:01:00Z">
        <w:r w:rsidR="372B4BB7" w:rsidRPr="18E706F6">
          <w:rPr>
            <w:rFonts w:asciiTheme="majorHAnsi" w:hAnsiTheme="majorHAnsi" w:cstheme="majorBidi"/>
            <w:lang w:val="en-US"/>
          </w:rPr>
          <w:t>,</w:t>
        </w:r>
      </w:ins>
      <w:ins w:id="226" w:author="seiroi@gmail.com" w:date="2024-03-14T05:59:00Z">
        <w:r w:rsidR="3254DC39" w:rsidRPr="18E706F6">
          <w:rPr>
            <w:rFonts w:asciiTheme="majorHAnsi" w:hAnsiTheme="majorHAnsi" w:cstheme="majorBidi"/>
            <w:lang w:val="en-US"/>
          </w:rPr>
          <w:t xml:space="preserve"> </w:t>
        </w:r>
      </w:ins>
      <w:ins w:id="227" w:author="seiroi@gmail.com" w:date="2024-03-14T06:01:00Z">
        <w:r w:rsidR="43A04A64" w:rsidRPr="18E706F6">
          <w:rPr>
            <w:rFonts w:asciiTheme="majorHAnsi" w:hAnsiTheme="majorHAnsi" w:cstheme="majorBidi"/>
            <w:lang w:val="en-US"/>
          </w:rPr>
          <w:t>although</w:t>
        </w:r>
      </w:ins>
      <w:ins w:id="228" w:author="seiroi@gmail.com" w:date="2024-03-14T05:59:00Z">
        <w:r w:rsidR="3254DC39" w:rsidRPr="18E706F6">
          <w:rPr>
            <w:rFonts w:ascii="Calibri Light" w:eastAsia="Calibri Light" w:hAnsi="Calibri Light" w:cs="Calibri Light"/>
            <w:lang w:val="en-US"/>
          </w:rPr>
          <w:t xml:space="preserve"> </w:t>
        </w:r>
      </w:ins>
      <w:ins w:id="229" w:author="seiroi@gmail.com" w:date="2024-03-14T06:00:00Z">
        <w:r w:rsidR="56A786FD" w:rsidRPr="18E706F6">
          <w:rPr>
            <w:rFonts w:ascii="Calibri Light" w:eastAsia="Calibri Light" w:hAnsi="Calibri Light" w:cs="Calibri Light"/>
            <w:lang w:val="en-US"/>
          </w:rPr>
          <w:t xml:space="preserve">the </w:t>
        </w:r>
      </w:ins>
      <w:ins w:id="230" w:author="seiroi@gmail.com" w:date="2024-03-14T05:59:00Z">
        <w:r w:rsidR="3254DC39" w:rsidRPr="18E706F6">
          <w:rPr>
            <w:rFonts w:ascii="Calibri Light" w:eastAsia="Calibri Light" w:hAnsi="Calibri Light" w:cs="Calibri Light"/>
            <w:lang w:val="en-US"/>
          </w:rPr>
          <w:t xml:space="preserve">firm closures </w:t>
        </w:r>
      </w:ins>
      <w:ins w:id="231" w:author="seiroi@gmail.com" w:date="2024-03-14T06:02:00Z">
        <w:r w:rsidR="0E16C786" w:rsidRPr="18E706F6">
          <w:rPr>
            <w:rFonts w:ascii="Calibri Light" w:eastAsia="Calibri Light" w:hAnsi="Calibri Light" w:cs="Calibri Light"/>
            <w:lang w:val="en-US"/>
          </w:rPr>
          <w:t xml:space="preserve">themselves </w:t>
        </w:r>
      </w:ins>
      <w:ins w:id="232" w:author="seiroi@gmail.com" w:date="2024-03-14T06:00:00Z">
        <w:r w:rsidR="3254DC39" w:rsidRPr="18E706F6">
          <w:rPr>
            <w:rFonts w:ascii="Calibri Light" w:eastAsia="Calibri Light" w:hAnsi="Calibri Light" w:cs="Calibri Light"/>
            <w:lang w:val="en-US"/>
          </w:rPr>
          <w:t>were not affected</w:t>
        </w:r>
      </w:ins>
      <w:ins w:id="233" w:author="seiroi@gmail.com" w:date="2024-03-14T06:02:00Z">
        <w:r w:rsidR="42C7265E" w:rsidRPr="18E706F6">
          <w:rPr>
            <w:rFonts w:ascii="Calibri Light" w:eastAsia="Calibri Light" w:hAnsi="Calibri Light" w:cs="Calibri Light"/>
            <w:lang w:val="en-US"/>
          </w:rPr>
          <w:t xml:space="preserve"> </w:t>
        </w:r>
        <w:r w:rsidR="42C7265E" w:rsidRPr="18E706F6">
          <w:rPr>
            <w:rFonts w:asciiTheme="majorHAnsi" w:hAnsiTheme="majorHAnsi" w:cstheme="majorBidi"/>
            <w:lang w:val="en-US"/>
          </w:rPr>
          <w:t>following the policy change</w:t>
        </w:r>
      </w:ins>
      <w:r w:rsidR="1D90C02C" w:rsidRPr="18E706F6">
        <w:rPr>
          <w:rFonts w:asciiTheme="majorHAnsi" w:hAnsiTheme="majorHAnsi" w:cstheme="majorBidi"/>
          <w:lang w:val="en-US"/>
        </w:rPr>
        <w:t xml:space="preserve">. A sub-sample analysis of surviving farms reveals a temporary surge in </w:t>
      </w:r>
      <w:ins w:id="234" w:author="seiroi@gmail.com" w:date="2024-03-14T06:10:00Z">
        <w:r w:rsidR="6C75C6E8" w:rsidRPr="18E706F6">
          <w:rPr>
            <w:rFonts w:asciiTheme="majorHAnsi" w:hAnsiTheme="majorHAnsi" w:cstheme="majorBidi"/>
            <w:lang w:val="en-US"/>
          </w:rPr>
          <w:t xml:space="preserve">low wage(?) </w:t>
        </w:r>
      </w:ins>
      <w:r w:rsidR="1D90C02C" w:rsidRPr="18E706F6">
        <w:rPr>
          <w:rFonts w:asciiTheme="majorHAnsi" w:hAnsiTheme="majorHAnsi" w:cstheme="majorBidi"/>
          <w:lang w:val="en-US"/>
        </w:rPr>
        <w:t xml:space="preserve">employment immediately after the policy hike, </w:t>
      </w:r>
      <w:ins w:id="235" w:author="seiroi@gmail.com" w:date="2024-03-14T06:08:00Z">
        <w:r w:rsidR="33B345F9" w:rsidRPr="18E706F6">
          <w:rPr>
            <w:rFonts w:asciiTheme="majorHAnsi" w:hAnsiTheme="majorHAnsi" w:cstheme="majorBidi"/>
            <w:lang w:val="en-US"/>
          </w:rPr>
          <w:t xml:space="preserve">which we interpret as the short-run adjustments to surging </w:t>
        </w:r>
        <w:proofErr w:type="spellStart"/>
        <w:r w:rsidR="33B345F9" w:rsidRPr="18E706F6">
          <w:rPr>
            <w:rFonts w:asciiTheme="majorHAnsi" w:hAnsiTheme="majorHAnsi" w:cstheme="majorBidi"/>
            <w:lang w:val="en-US"/>
          </w:rPr>
          <w:t>labour</w:t>
        </w:r>
        <w:proofErr w:type="spellEnd"/>
        <w:r w:rsidR="33B345F9" w:rsidRPr="18E706F6">
          <w:rPr>
            <w:rFonts w:asciiTheme="majorHAnsi" w:hAnsiTheme="majorHAnsi" w:cstheme="majorBidi"/>
            <w:lang w:val="en-US"/>
          </w:rPr>
          <w:t xml:space="preserve"> costs. We also find that surviving farms </w:t>
        </w:r>
      </w:ins>
      <w:del w:id="236" w:author="seiroi@gmail.com" w:date="2024-03-14T06:08:00Z">
        <w:r w:rsidRPr="18E706F6" w:rsidDel="1D90C02C">
          <w:rPr>
            <w:rFonts w:asciiTheme="majorHAnsi" w:hAnsiTheme="majorHAnsi" w:cstheme="majorBidi"/>
            <w:lang w:val="en-US"/>
          </w:rPr>
          <w:delText>as well as an</w:delText>
        </w:r>
      </w:del>
      <w:r w:rsidR="1D90C02C" w:rsidRPr="18E706F6">
        <w:rPr>
          <w:rFonts w:asciiTheme="majorHAnsi" w:hAnsiTheme="majorHAnsi" w:cstheme="majorBidi"/>
          <w:lang w:val="en-US"/>
        </w:rPr>
        <w:t xml:space="preserve"> increase </w:t>
      </w:r>
      <w:del w:id="237" w:author="seiroi@gmail.com" w:date="2024-03-14T06:08:00Z">
        <w:r w:rsidRPr="18E706F6" w:rsidDel="1D90C02C">
          <w:rPr>
            <w:rFonts w:asciiTheme="majorHAnsi" w:hAnsiTheme="majorHAnsi" w:cstheme="majorBidi"/>
            <w:lang w:val="en-US"/>
          </w:rPr>
          <w:delText xml:space="preserve">in </w:delText>
        </w:r>
      </w:del>
      <w:r w:rsidR="1D90C02C" w:rsidRPr="18E706F6">
        <w:rPr>
          <w:rFonts w:asciiTheme="majorHAnsi" w:hAnsiTheme="majorHAnsi" w:cstheme="majorBidi"/>
          <w:lang w:val="en-US"/>
        </w:rPr>
        <w:t>capital accumulation in the last two periods of our sample</w:t>
      </w:r>
      <w:ins w:id="238" w:author="seiroi@gmail.com" w:date="2024-03-14T06:09:00Z">
        <w:r w:rsidR="513BD519" w:rsidRPr="18E706F6">
          <w:rPr>
            <w:rFonts w:asciiTheme="majorHAnsi" w:hAnsiTheme="majorHAnsi" w:cstheme="majorBidi"/>
            <w:lang w:val="en-US"/>
          </w:rPr>
          <w:t xml:space="preserve">, which we interpret as </w:t>
        </w:r>
        <w:proofErr w:type="spellStart"/>
        <w:r w:rsidR="513BD519" w:rsidRPr="18E706F6">
          <w:rPr>
            <w:rFonts w:asciiTheme="majorHAnsi" w:hAnsiTheme="majorHAnsi" w:cstheme="majorBidi"/>
            <w:lang w:val="en-US"/>
          </w:rPr>
          <w:t>sustitution</w:t>
        </w:r>
        <w:proofErr w:type="spellEnd"/>
        <w:r w:rsidR="513BD519" w:rsidRPr="18E706F6">
          <w:rPr>
            <w:rFonts w:asciiTheme="majorHAnsi" w:hAnsiTheme="majorHAnsi" w:cstheme="majorBidi"/>
            <w:lang w:val="en-US"/>
          </w:rPr>
          <w:t xml:space="preserve"> of </w:t>
        </w:r>
        <w:proofErr w:type="spellStart"/>
        <w:r w:rsidR="513BD519" w:rsidRPr="18E706F6">
          <w:rPr>
            <w:rFonts w:asciiTheme="majorHAnsi" w:hAnsiTheme="majorHAnsi" w:cstheme="majorBidi"/>
            <w:lang w:val="en-US"/>
          </w:rPr>
          <w:t>labour</w:t>
        </w:r>
        <w:proofErr w:type="spellEnd"/>
        <w:r w:rsidR="513BD519" w:rsidRPr="18E706F6">
          <w:rPr>
            <w:rFonts w:asciiTheme="majorHAnsi" w:hAnsiTheme="majorHAnsi" w:cstheme="majorBidi"/>
            <w:lang w:val="en-US"/>
          </w:rPr>
          <w:t xml:space="preserve"> with capital</w:t>
        </w:r>
      </w:ins>
      <w:r w:rsidR="1D90C02C" w:rsidRPr="18E706F6">
        <w:rPr>
          <w:rFonts w:asciiTheme="majorHAnsi" w:hAnsiTheme="majorHAnsi" w:cstheme="majorBidi"/>
          <w:lang w:val="en-US"/>
        </w:rPr>
        <w:t xml:space="preserve">. </w:t>
      </w:r>
      <w:del w:id="239" w:author="seiroi@gmail.com" w:date="2024-03-14T06:05:00Z">
        <w:r w:rsidRPr="18E706F6" w:rsidDel="1D90C02C">
          <w:rPr>
            <w:rFonts w:asciiTheme="majorHAnsi" w:hAnsiTheme="majorHAnsi" w:cstheme="majorBidi"/>
            <w:lang w:val="en-US"/>
          </w:rPr>
          <w:delText>Although we do not identify any significant impact on farm revenue and operating profit, w</w:delText>
        </w:r>
      </w:del>
      <w:ins w:id="240" w:author="seiroi@gmail.com" w:date="2024-03-14T06:07:00Z">
        <w:r w:rsidR="1E5BB86C" w:rsidRPr="18E706F6">
          <w:rPr>
            <w:rFonts w:asciiTheme="majorHAnsi" w:hAnsiTheme="majorHAnsi" w:cstheme="majorBidi"/>
            <w:lang w:val="en-US"/>
          </w:rPr>
          <w:t>Consequently, w</w:t>
        </w:r>
      </w:ins>
      <w:r w:rsidR="1D90C02C" w:rsidRPr="18E706F6">
        <w:rPr>
          <w:rFonts w:asciiTheme="majorHAnsi" w:hAnsiTheme="majorHAnsi" w:cstheme="majorBidi"/>
          <w:lang w:val="en-US"/>
        </w:rPr>
        <w:t xml:space="preserve">e </w:t>
      </w:r>
      <w:del w:id="241" w:author="seiroi@gmail.com" w:date="2024-03-14T06:05:00Z">
        <w:r w:rsidRPr="18E706F6" w:rsidDel="1D90C02C">
          <w:rPr>
            <w:rFonts w:asciiTheme="majorHAnsi" w:hAnsiTheme="majorHAnsi" w:cstheme="majorBidi"/>
            <w:lang w:val="en-US"/>
          </w:rPr>
          <w:delText xml:space="preserve">do </w:delText>
        </w:r>
      </w:del>
      <w:r w:rsidR="1D90C02C" w:rsidRPr="18E706F6">
        <w:rPr>
          <w:rFonts w:asciiTheme="majorHAnsi" w:hAnsiTheme="majorHAnsi" w:cstheme="majorBidi"/>
          <w:lang w:val="en-US"/>
        </w:rPr>
        <w:t>observe a temporary drop in revenue per worker and operating profit per worker in the same year we observe a temporary increase in employment</w:t>
      </w:r>
      <w:ins w:id="242" w:author="seiroi@gmail.com" w:date="2024-03-14T06:07:00Z">
        <w:r w:rsidR="5460D360" w:rsidRPr="18E706F6">
          <w:rPr>
            <w:rFonts w:asciiTheme="majorHAnsi" w:hAnsiTheme="majorHAnsi" w:cstheme="majorBidi"/>
            <w:lang w:val="en-US"/>
          </w:rPr>
          <w:t>, given the farm revenue and operating profit did not change</w:t>
        </w:r>
      </w:ins>
      <w:r w:rsidR="1D90C02C" w:rsidRPr="18E706F6">
        <w:rPr>
          <w:rFonts w:asciiTheme="majorHAnsi" w:hAnsiTheme="majorHAnsi" w:cstheme="majorBidi"/>
          <w:lang w:val="en-US"/>
        </w:rPr>
        <w:t xml:space="preserve">. Our analysis by firm size reveals that the minimum wage hike had varying effects on the outcomes of surviving </w:t>
      </w:r>
      <w:r w:rsidR="76D27591" w:rsidRPr="18E706F6">
        <w:rPr>
          <w:rFonts w:asciiTheme="majorHAnsi" w:hAnsiTheme="majorHAnsi" w:cstheme="majorBidi"/>
          <w:lang w:val="en-US"/>
        </w:rPr>
        <w:t>farms.</w:t>
      </w:r>
      <w:commentRangeEnd w:id="213"/>
      <w:r>
        <w:rPr>
          <w:rStyle w:val="ae"/>
        </w:rPr>
        <w:commentReference w:id="213"/>
      </w:r>
    </w:p>
    <w:p w14:paraId="619870BF" w14:textId="21904B00" w:rsidR="614CDB24" w:rsidRDefault="614CDB24" w:rsidP="7E6EA251">
      <w:pPr>
        <w:jc w:val="both"/>
      </w:pPr>
      <w:r w:rsidRPr="7E6EA251">
        <w:rPr>
          <w:rFonts w:ascii="Calibri Light" w:eastAsia="Calibri Light" w:hAnsi="Calibri Light" w:cs="Calibri Light"/>
          <w:lang w:val="en-GB"/>
        </w:rPr>
        <w:t>The following sections are structured as follows: Section 2 offers the background of the study; Section 3 provides an overview of the data, variables, and summary statistics; Section 4 delineates our identification strategy; Section 5 presents our key findings; Section 6 engages in the discussion of the results; and Section 7 brings the study to a conclusion.</w:t>
      </w:r>
    </w:p>
    <w:p w14:paraId="531DB440" w14:textId="30091955" w:rsidR="001D4035" w:rsidRPr="0011187F" w:rsidRDefault="00B20E46" w:rsidP="0011187F">
      <w:pPr>
        <w:pStyle w:val="a4"/>
        <w:numPr>
          <w:ilvl w:val="0"/>
          <w:numId w:val="40"/>
        </w:numPr>
        <w:jc w:val="both"/>
        <w:rPr>
          <w:rFonts w:asciiTheme="majorHAnsi" w:hAnsiTheme="majorHAnsi" w:cstheme="majorHAnsi"/>
          <w:b/>
          <w:bCs/>
          <w:lang w:val="en-GB"/>
        </w:rPr>
      </w:pPr>
      <w:r w:rsidRPr="0011187F">
        <w:rPr>
          <w:rFonts w:asciiTheme="majorHAnsi" w:hAnsiTheme="majorHAnsi" w:cstheme="majorHAnsi"/>
          <w:b/>
          <w:bCs/>
          <w:lang w:val="en-GB"/>
        </w:rPr>
        <w:t>Background</w:t>
      </w:r>
    </w:p>
    <w:p w14:paraId="4DEC95E0" w14:textId="7FE7D447" w:rsidR="005F6B71" w:rsidRPr="005F6B71" w:rsidRDefault="005F6B71" w:rsidP="005D4016">
      <w:pPr>
        <w:jc w:val="both"/>
        <w:rPr>
          <w:rFonts w:asciiTheme="majorHAnsi" w:hAnsiTheme="majorHAnsi" w:cstheme="majorHAnsi"/>
          <w:lang w:val="en-GB"/>
        </w:rPr>
      </w:pPr>
      <w:r w:rsidRPr="005F6B71">
        <w:rPr>
          <w:rFonts w:asciiTheme="majorHAnsi" w:hAnsiTheme="majorHAnsi" w:cstheme="majorHAnsi"/>
          <w:lang w:val="en-GB"/>
        </w:rPr>
        <w:t xml:space="preserve">Prior to the implementation of the National Minimum Wage in 2019, South Africa's </w:t>
      </w:r>
      <w:ins w:id="243" w:author="marliespiek@icloud.com" w:date="2024-02-09T12:14:00Z">
        <w:r w:rsidR="00E01BD4">
          <w:rPr>
            <w:rFonts w:asciiTheme="majorHAnsi" w:hAnsiTheme="majorHAnsi" w:cstheme="majorHAnsi"/>
            <w:lang w:val="en-GB"/>
          </w:rPr>
          <w:t xml:space="preserve">minimum </w:t>
        </w:r>
      </w:ins>
      <w:r w:rsidRPr="005F6B71">
        <w:rPr>
          <w:rFonts w:asciiTheme="majorHAnsi" w:hAnsiTheme="majorHAnsi" w:cstheme="majorHAnsi"/>
          <w:lang w:val="en-GB"/>
        </w:rPr>
        <w:t xml:space="preserve">wage regulations followed a sectoral approach. Specifically, Sectorial Determinations 8 and 13 governed wage floors and broader employment conditions within the agricultural sector. These agricultural minimum wages were initially introduced in 2003 and were subject to annual adjustments in line with inflation rates. However, </w:t>
      </w:r>
      <w:del w:id="244" w:author="marliespiek@icloud.com" w:date="2024-02-09T12:16:00Z">
        <w:r w:rsidRPr="005F6B71" w:rsidDel="004C4868">
          <w:rPr>
            <w:rFonts w:asciiTheme="majorHAnsi" w:hAnsiTheme="majorHAnsi" w:cstheme="majorHAnsi"/>
            <w:lang w:val="en-GB"/>
          </w:rPr>
          <w:delText>a significant transformation occurred after 2012, driven</w:delText>
        </w:r>
      </w:del>
      <w:ins w:id="245" w:author="marliespiek@icloud.com" w:date="2024-02-09T12:16:00Z">
        <w:r w:rsidR="004C4868">
          <w:rPr>
            <w:rFonts w:asciiTheme="majorHAnsi" w:hAnsiTheme="majorHAnsi" w:cstheme="majorHAnsi"/>
            <w:lang w:val="en-GB"/>
          </w:rPr>
          <w:t>following</w:t>
        </w:r>
      </w:ins>
      <w:r w:rsidRPr="005F6B71">
        <w:rPr>
          <w:rFonts w:asciiTheme="majorHAnsi" w:hAnsiTheme="majorHAnsi" w:cstheme="majorHAnsi"/>
          <w:lang w:val="en-GB"/>
        </w:rPr>
        <w:t xml:space="preserve"> </w:t>
      </w:r>
      <w:del w:id="246" w:author="marliespiek@icloud.com" w:date="2024-02-09T12:16:00Z">
        <w:r w:rsidRPr="005F6B71" w:rsidDel="004C4868">
          <w:rPr>
            <w:rFonts w:asciiTheme="majorHAnsi" w:hAnsiTheme="majorHAnsi" w:cstheme="majorHAnsi"/>
            <w:lang w:val="en-GB"/>
          </w:rPr>
          <w:delText xml:space="preserve">by </w:delText>
        </w:r>
      </w:del>
      <w:r w:rsidRPr="005F6B71">
        <w:rPr>
          <w:rFonts w:asciiTheme="majorHAnsi" w:hAnsiTheme="majorHAnsi" w:cstheme="majorHAnsi"/>
          <w:lang w:val="en-GB"/>
        </w:rPr>
        <w:t>farmworker strikes</w:t>
      </w:r>
      <w:del w:id="247" w:author="marliespiek@icloud.com" w:date="2024-02-09T12:16:00Z">
        <w:r w:rsidRPr="005F6B71" w:rsidDel="004C4868">
          <w:rPr>
            <w:rFonts w:asciiTheme="majorHAnsi" w:hAnsiTheme="majorHAnsi" w:cstheme="majorHAnsi"/>
            <w:lang w:val="en-GB"/>
          </w:rPr>
          <w:delText>,</w:delText>
        </w:r>
      </w:del>
      <w:r w:rsidRPr="005F6B71">
        <w:rPr>
          <w:rFonts w:asciiTheme="majorHAnsi" w:hAnsiTheme="majorHAnsi" w:cstheme="majorHAnsi"/>
          <w:lang w:val="en-GB"/>
        </w:rPr>
        <w:t xml:space="preserve"> primarily in the Western Cape region</w:t>
      </w:r>
      <w:ins w:id="248" w:author="marliespiek@icloud.com" w:date="2024-02-09T12:16:00Z">
        <w:r w:rsidR="004C4868">
          <w:rPr>
            <w:rFonts w:asciiTheme="majorHAnsi" w:hAnsiTheme="majorHAnsi" w:cstheme="majorHAnsi"/>
            <w:lang w:val="en-GB"/>
          </w:rPr>
          <w:t xml:space="preserve">, minimum wages in the sector </w:t>
        </w:r>
      </w:ins>
      <w:ins w:id="249" w:author="marliespiek@icloud.com" w:date="2024-02-09T12:17:00Z">
        <w:r w:rsidR="004C4868">
          <w:rPr>
            <w:rFonts w:asciiTheme="majorHAnsi" w:hAnsiTheme="majorHAnsi" w:cstheme="majorHAnsi"/>
            <w:lang w:val="en-GB"/>
          </w:rPr>
          <w:t>increased</w:t>
        </w:r>
        <w:r w:rsidR="008D37E3">
          <w:rPr>
            <w:rFonts w:asciiTheme="majorHAnsi" w:hAnsiTheme="majorHAnsi" w:cstheme="majorHAnsi"/>
            <w:lang w:val="en-GB"/>
          </w:rPr>
          <w:t xml:space="preserve"> </w:t>
        </w:r>
        <w:r w:rsidR="009276F8">
          <w:rPr>
            <w:rFonts w:asciiTheme="majorHAnsi" w:hAnsiTheme="majorHAnsi" w:cstheme="majorHAnsi"/>
            <w:lang w:val="en-GB"/>
          </w:rPr>
          <w:t>substantially</w:t>
        </w:r>
      </w:ins>
      <w:r w:rsidRPr="005F6B71">
        <w:rPr>
          <w:rFonts w:asciiTheme="majorHAnsi" w:hAnsiTheme="majorHAnsi" w:cstheme="majorHAnsi"/>
          <w:lang w:val="en-GB"/>
        </w:rPr>
        <w:t xml:space="preserve">. As of March 1, 2013, the daily minimum wage increased from ZAR 70 to ZAR 105. </w:t>
      </w:r>
      <w:ins w:id="250" w:author="marliespiek@icloud.com" w:date="2024-02-09T12:19:00Z">
        <w:r w:rsidR="002B5943">
          <w:rPr>
            <w:rFonts w:asciiTheme="majorHAnsi" w:hAnsiTheme="majorHAnsi" w:cstheme="majorHAnsi"/>
            <w:lang w:val="en-GB"/>
          </w:rPr>
          <w:t xml:space="preserve">The effects of this large minimum wage hike </w:t>
        </w:r>
        <w:proofErr w:type="gramStart"/>
        <w:r w:rsidR="002B5943">
          <w:rPr>
            <w:rFonts w:asciiTheme="majorHAnsi" w:hAnsiTheme="majorHAnsi" w:cstheme="majorHAnsi"/>
            <w:lang w:val="en-GB"/>
          </w:rPr>
          <w:t>is</w:t>
        </w:r>
        <w:proofErr w:type="gramEnd"/>
        <w:r w:rsidR="002B5943">
          <w:rPr>
            <w:rFonts w:asciiTheme="majorHAnsi" w:hAnsiTheme="majorHAnsi" w:cstheme="majorHAnsi"/>
            <w:lang w:val="en-GB"/>
          </w:rPr>
          <w:t xml:space="preserve"> the focus of this study. </w:t>
        </w:r>
      </w:ins>
      <w:del w:id="251" w:author="marliespiek@icloud.com" w:date="2024-02-09T12:19:00Z">
        <w:r w:rsidRPr="005F6B71" w:rsidDel="006310A0">
          <w:rPr>
            <w:rFonts w:asciiTheme="majorHAnsi" w:hAnsiTheme="majorHAnsi" w:cstheme="majorHAnsi"/>
            <w:lang w:val="en-GB"/>
          </w:rPr>
          <w:delText>This substantial increase sets the stage for our examination of the consequences of wage hikes, and we use this shift as an opportunity to investigate how it affected various firm-level indicators.</w:delText>
        </w:r>
      </w:del>
    </w:p>
    <w:p w14:paraId="083E991B" w14:textId="01055239" w:rsidR="005F6B71" w:rsidRPr="005F6B71" w:rsidRDefault="5BD6933D" w:rsidP="4793682B">
      <w:pPr>
        <w:jc w:val="both"/>
        <w:rPr>
          <w:rFonts w:asciiTheme="majorHAnsi" w:hAnsiTheme="majorHAnsi" w:cstheme="majorBidi"/>
          <w:lang w:val="en-GB"/>
        </w:rPr>
      </w:pPr>
      <w:commentRangeStart w:id="252"/>
      <w:commentRangeStart w:id="253"/>
      <w:r w:rsidRPr="40939A00">
        <w:rPr>
          <w:rFonts w:asciiTheme="majorHAnsi" w:hAnsiTheme="majorHAnsi" w:cstheme="majorBidi"/>
          <w:lang w:val="en-GB"/>
        </w:rPr>
        <w:t xml:space="preserve">On the supply side, previous studies have explored the employment implications of the 2013 wage hike, revealing </w:t>
      </w:r>
      <w:del w:id="254" w:author="marliespiek@icloud.com" w:date="2024-02-09T12:20:00Z">
        <w:r w:rsidR="005F6B71" w:rsidRPr="40939A00" w:rsidDel="39B62999">
          <w:rPr>
            <w:rFonts w:asciiTheme="majorHAnsi" w:hAnsiTheme="majorHAnsi" w:cstheme="majorBidi"/>
            <w:lang w:val="en-GB"/>
          </w:rPr>
          <w:delText xml:space="preserve">notable trends of </w:delText>
        </w:r>
      </w:del>
      <w:r w:rsidRPr="40939A00">
        <w:rPr>
          <w:rFonts w:asciiTheme="majorHAnsi" w:hAnsiTheme="majorHAnsi" w:cstheme="majorBidi"/>
          <w:lang w:val="en-GB"/>
        </w:rPr>
        <w:t>reduced employment (</w:t>
      </w:r>
      <w:del w:id="255" w:author="Von Fintel, Dieter [dieter2@sun.ac.za]" w:date="2024-02-26T08:35:00Z">
        <w:r w:rsidR="005F6B71" w:rsidRPr="40939A00" w:rsidDel="5BD6933D">
          <w:rPr>
            <w:rFonts w:asciiTheme="majorHAnsi" w:hAnsiTheme="majorHAnsi" w:cstheme="majorBidi"/>
            <w:lang w:val="en-GB"/>
          </w:rPr>
          <w:delText>Bhorat et al., 2014;</w:delText>
        </w:r>
      </w:del>
      <w:r w:rsidRPr="40939A00">
        <w:rPr>
          <w:rFonts w:asciiTheme="majorHAnsi" w:hAnsiTheme="majorHAnsi" w:cstheme="majorBidi"/>
          <w:lang w:val="en-GB"/>
        </w:rPr>
        <w:t xml:space="preserve"> </w:t>
      </w:r>
      <w:del w:id="256" w:author="Von Fintel, Dieter [dieter2@sun.ac.za]" w:date="2024-02-26T08:34:00Z">
        <w:r w:rsidR="005F6B71" w:rsidRPr="40939A00" w:rsidDel="5BD6933D">
          <w:rPr>
            <w:rFonts w:asciiTheme="majorHAnsi" w:hAnsiTheme="majorHAnsi" w:cstheme="majorBidi"/>
            <w:lang w:val="en-GB"/>
          </w:rPr>
          <w:delText>Garbers et al., 2015</w:delText>
        </w:r>
      </w:del>
      <w:r w:rsidR="39C8D9A5" w:rsidRPr="5E287274">
        <w:rPr>
          <w:rFonts w:asciiTheme="majorHAnsi" w:hAnsiTheme="majorHAnsi" w:cstheme="majorBidi"/>
          <w:lang w:val="en-GB"/>
        </w:rPr>
        <w:t>van</w:t>
      </w:r>
      <w:commentRangeStart w:id="257"/>
      <w:r w:rsidRPr="40939A00">
        <w:rPr>
          <w:rFonts w:asciiTheme="majorHAnsi" w:hAnsiTheme="majorHAnsi" w:cstheme="majorBidi"/>
          <w:lang w:val="en-GB"/>
        </w:rPr>
        <w:t xml:space="preserve"> der Zee, 2017</w:t>
      </w:r>
      <w:commentRangeEnd w:id="252"/>
      <w:r w:rsidR="005F6B71">
        <w:rPr>
          <w:rStyle w:val="ae"/>
        </w:rPr>
        <w:commentReference w:id="252"/>
      </w:r>
      <w:commentRangeEnd w:id="253"/>
      <w:r w:rsidR="005F6B71">
        <w:rPr>
          <w:rStyle w:val="ae"/>
        </w:rPr>
        <w:commentReference w:id="253"/>
      </w:r>
      <w:commentRangeEnd w:id="257"/>
      <w:r w:rsidR="005F6B71">
        <w:rPr>
          <w:rStyle w:val="ae"/>
        </w:rPr>
        <w:commentReference w:id="257"/>
      </w:r>
      <w:del w:id="258" w:author="marliespiek@icloud.com" w:date="2024-02-09T12:20:00Z">
        <w:r w:rsidR="005F6B71" w:rsidRPr="40939A00" w:rsidDel="39B62999">
          <w:rPr>
            <w:rFonts w:asciiTheme="majorHAnsi" w:hAnsiTheme="majorHAnsi" w:cstheme="majorBidi"/>
            <w:lang w:val="en-GB"/>
          </w:rPr>
          <w:delText>; Piek et al., 2020</w:delText>
        </w:r>
      </w:del>
      <w:r w:rsidRPr="40939A00">
        <w:rPr>
          <w:rFonts w:asciiTheme="majorHAnsi" w:hAnsiTheme="majorHAnsi" w:cstheme="majorBidi"/>
          <w:lang w:val="en-GB"/>
        </w:rPr>
        <w:t xml:space="preserve">). </w:t>
      </w:r>
      <w:del w:id="259" w:author="marliespiek@icloud.com" w:date="2024-02-09T12:22:00Z">
        <w:r w:rsidR="005F6B71" w:rsidRPr="40939A00" w:rsidDel="39B62999">
          <w:rPr>
            <w:rFonts w:asciiTheme="majorHAnsi" w:hAnsiTheme="majorHAnsi" w:cstheme="majorBidi"/>
            <w:lang w:val="en-GB"/>
          </w:rPr>
          <w:delText xml:space="preserve">However, the scarcity of firm-specific data in South Africa has limited research into the demand-side analysis. </w:delText>
        </w:r>
      </w:del>
      <w:r w:rsidRPr="40939A00">
        <w:rPr>
          <w:rFonts w:asciiTheme="majorHAnsi" w:hAnsiTheme="majorHAnsi" w:cstheme="majorBidi"/>
          <w:lang w:val="en-GB"/>
        </w:rPr>
        <w:t xml:space="preserve">A single study </w:t>
      </w:r>
      <w:ins w:id="260" w:author="marliespiek@icloud.com" w:date="2024-02-09T12:22:00Z">
        <w:r w:rsidR="52EBD0A8" w:rsidRPr="40939A00">
          <w:rPr>
            <w:rFonts w:asciiTheme="majorHAnsi" w:hAnsiTheme="majorHAnsi" w:cstheme="majorBidi"/>
            <w:lang w:val="en-GB"/>
          </w:rPr>
          <w:t xml:space="preserve">focusing on the demand side </w:t>
        </w:r>
      </w:ins>
      <w:del w:id="261" w:author="marliespiek@icloud.com" w:date="2024-02-09T12:23:00Z">
        <w:r w:rsidR="005F6B71" w:rsidRPr="40939A00" w:rsidDel="39B62999">
          <w:rPr>
            <w:rFonts w:asciiTheme="majorHAnsi" w:hAnsiTheme="majorHAnsi" w:cstheme="majorBidi"/>
            <w:lang w:val="en-GB"/>
          </w:rPr>
          <w:delText xml:space="preserve">addressing this aspect </w:delText>
        </w:r>
      </w:del>
      <w:ins w:id="262" w:author="marliespiek@icloud.com" w:date="2024-02-09T12:23:00Z">
        <w:r w:rsidR="068DF788" w:rsidRPr="40939A00">
          <w:rPr>
            <w:rFonts w:asciiTheme="majorHAnsi" w:hAnsiTheme="majorHAnsi" w:cstheme="majorBidi"/>
            <w:lang w:val="en-GB"/>
          </w:rPr>
          <w:t xml:space="preserve">found </w:t>
        </w:r>
      </w:ins>
      <w:del w:id="263" w:author="marliespiek@icloud.com" w:date="2024-02-09T12:23:00Z">
        <w:r w:rsidR="005F6B71" w:rsidRPr="40939A00" w:rsidDel="39B62999">
          <w:rPr>
            <w:rFonts w:asciiTheme="majorHAnsi" w:hAnsiTheme="majorHAnsi" w:cstheme="majorBidi"/>
            <w:lang w:val="en-GB"/>
          </w:rPr>
          <w:delText xml:space="preserve">suggests </w:delText>
        </w:r>
      </w:del>
      <w:r w:rsidRPr="40939A00">
        <w:rPr>
          <w:rFonts w:asciiTheme="majorHAnsi" w:hAnsiTheme="majorHAnsi" w:cstheme="majorBidi"/>
          <w:lang w:val="en-GB"/>
        </w:rPr>
        <w:t>that the 2013 wage increase resulted in significant increases in labo</w:t>
      </w:r>
      <w:ins w:id="264" w:author="marliespiek@icloud.com" w:date="2024-02-09T12:23:00Z">
        <w:r w:rsidR="58366125" w:rsidRPr="40939A00">
          <w:rPr>
            <w:rFonts w:asciiTheme="majorHAnsi" w:hAnsiTheme="majorHAnsi" w:cstheme="majorBidi"/>
            <w:lang w:val="en-GB"/>
          </w:rPr>
          <w:t>u</w:t>
        </w:r>
      </w:ins>
      <w:r w:rsidRPr="40939A00">
        <w:rPr>
          <w:rFonts w:asciiTheme="majorHAnsi" w:hAnsiTheme="majorHAnsi" w:cstheme="majorBidi"/>
          <w:lang w:val="en-GB"/>
        </w:rPr>
        <w:t xml:space="preserve">r costs, with </w:t>
      </w:r>
      <w:commentRangeStart w:id="265"/>
      <w:r w:rsidRPr="40939A00">
        <w:rPr>
          <w:rFonts w:asciiTheme="majorHAnsi" w:hAnsiTheme="majorHAnsi" w:cstheme="majorBidi"/>
          <w:lang w:val="en-GB"/>
        </w:rPr>
        <w:t xml:space="preserve">subsequent effects </w:t>
      </w:r>
      <w:commentRangeEnd w:id="265"/>
      <w:r w:rsidR="005F6B71">
        <w:rPr>
          <w:rStyle w:val="ae"/>
        </w:rPr>
        <w:commentReference w:id="265"/>
      </w:r>
      <w:r w:rsidRPr="40939A00">
        <w:rPr>
          <w:rFonts w:asciiTheme="majorHAnsi" w:hAnsiTheme="majorHAnsi" w:cstheme="majorBidi"/>
          <w:lang w:val="en-GB"/>
        </w:rPr>
        <w:t xml:space="preserve">rippling through firms interconnected in agricultural supply chains (Tan, 2021). Our study distinguishes itself as the first attempt to uncover the multifaceted strategies adopted by </w:t>
      </w:r>
      <w:r w:rsidRPr="40939A00">
        <w:rPr>
          <w:rFonts w:asciiTheme="majorHAnsi" w:hAnsiTheme="majorHAnsi" w:cstheme="majorBidi"/>
          <w:highlight w:val="yellow"/>
          <w:lang w:val="en-GB"/>
          <w:rPrChange w:id="266" w:author="marliespiek@icloud.com" w:date="2024-02-09T12:24:00Z">
            <w:rPr>
              <w:rFonts w:asciiTheme="majorHAnsi" w:hAnsiTheme="majorHAnsi" w:cstheme="majorBidi"/>
              <w:lang w:val="en-GB"/>
            </w:rPr>
          </w:rPrChange>
        </w:rPr>
        <w:t>farmers</w:t>
      </w:r>
      <w:r w:rsidRPr="40939A00">
        <w:rPr>
          <w:rFonts w:asciiTheme="majorHAnsi" w:hAnsiTheme="majorHAnsi" w:cstheme="majorBidi"/>
          <w:lang w:val="en-GB"/>
        </w:rPr>
        <w:t xml:space="preserve"> in response to the wage </w:t>
      </w:r>
      <w:r w:rsidR="2606449D" w:rsidRPr="40939A00">
        <w:rPr>
          <w:rFonts w:asciiTheme="majorHAnsi" w:hAnsiTheme="majorHAnsi" w:cstheme="majorBidi"/>
          <w:lang w:val="en-GB"/>
        </w:rPr>
        <w:t>increase</w:t>
      </w:r>
      <w:r w:rsidRPr="40939A00">
        <w:rPr>
          <w:rFonts w:asciiTheme="majorHAnsi" w:hAnsiTheme="majorHAnsi" w:cstheme="majorBidi"/>
          <w:lang w:val="en-GB"/>
        </w:rPr>
        <w:t>.</w:t>
      </w:r>
    </w:p>
    <w:p w14:paraId="51806298" w14:textId="749A40CA" w:rsidR="00722D11" w:rsidRPr="00F41B3F" w:rsidRDefault="005F6B71" w:rsidP="18E706F6">
      <w:pPr>
        <w:jc w:val="both"/>
        <w:rPr>
          <w:rFonts w:asciiTheme="majorHAnsi" w:hAnsiTheme="majorHAnsi" w:cstheme="majorBidi"/>
          <w:lang w:val="en-GB"/>
        </w:rPr>
      </w:pPr>
      <w:del w:id="267" w:author="marliespiek@icloud.com" w:date="2024-02-09T12:28:00Z">
        <w:r w:rsidRPr="18E706F6" w:rsidDel="005F6B71">
          <w:rPr>
            <w:rFonts w:asciiTheme="majorHAnsi" w:hAnsiTheme="majorHAnsi" w:cstheme="majorBidi"/>
            <w:lang w:val="en-GB"/>
          </w:rPr>
          <w:delText>It is worth noting that</w:delText>
        </w:r>
      </w:del>
      <w:ins w:id="268" w:author="marliespiek@icloud.com" w:date="2024-02-09T12:28:00Z">
        <w:r w:rsidR="4681B2E9" w:rsidRPr="18E706F6">
          <w:rPr>
            <w:rFonts w:asciiTheme="majorHAnsi" w:hAnsiTheme="majorHAnsi" w:cstheme="majorBidi"/>
            <w:lang w:val="en-GB"/>
          </w:rPr>
          <w:t>While</w:t>
        </w:r>
      </w:ins>
      <w:r w:rsidR="5BD6933D" w:rsidRPr="18E706F6">
        <w:rPr>
          <w:rFonts w:asciiTheme="majorHAnsi" w:hAnsiTheme="majorHAnsi" w:cstheme="majorBidi"/>
          <w:lang w:val="en-GB"/>
        </w:rPr>
        <w:t xml:space="preserve"> Piek et al.'s (202</w:t>
      </w:r>
      <w:ins w:id="269" w:author="marliespiek@icloud.com" w:date="2024-02-09T12:24:00Z">
        <w:r w:rsidR="7F872809" w:rsidRPr="18E706F6">
          <w:rPr>
            <w:rFonts w:asciiTheme="majorHAnsi" w:hAnsiTheme="majorHAnsi" w:cstheme="majorBidi"/>
            <w:lang w:val="en-GB"/>
          </w:rPr>
          <w:t>3</w:t>
        </w:r>
      </w:ins>
      <w:del w:id="270" w:author="marliespiek@icloud.com" w:date="2024-02-09T12:24:00Z">
        <w:r w:rsidRPr="18E706F6" w:rsidDel="005F6B71">
          <w:rPr>
            <w:rFonts w:asciiTheme="majorHAnsi" w:hAnsiTheme="majorHAnsi" w:cstheme="majorBidi"/>
            <w:lang w:val="en-GB"/>
          </w:rPr>
          <w:delText>0</w:delText>
        </w:r>
      </w:del>
      <w:r w:rsidR="5BD6933D" w:rsidRPr="18E706F6">
        <w:rPr>
          <w:rFonts w:asciiTheme="majorHAnsi" w:hAnsiTheme="majorHAnsi" w:cstheme="majorBidi"/>
          <w:lang w:val="en-GB"/>
        </w:rPr>
        <w:t xml:space="preserve">) study </w:t>
      </w:r>
      <w:del w:id="271" w:author="marliespiek@icloud.com" w:date="2024-02-09T12:28:00Z">
        <w:r w:rsidRPr="18E706F6" w:rsidDel="005F6B71">
          <w:rPr>
            <w:rFonts w:asciiTheme="majorHAnsi" w:hAnsiTheme="majorHAnsi" w:cstheme="majorBidi"/>
            <w:lang w:val="en-GB"/>
          </w:rPr>
          <w:delText xml:space="preserve">is similar to ours in that it also utilizes firm-level </w:delText>
        </w:r>
      </w:del>
      <w:ins w:id="272" w:author="marliespiek@icloud.com" w:date="2024-02-09T12:28:00Z">
        <w:r w:rsidR="5DE1E9B9" w:rsidRPr="18E706F6">
          <w:rPr>
            <w:rFonts w:asciiTheme="majorHAnsi" w:hAnsiTheme="majorHAnsi" w:cstheme="majorBidi"/>
            <w:lang w:val="en-GB"/>
          </w:rPr>
          <w:t xml:space="preserve">also used </w:t>
        </w:r>
      </w:ins>
      <w:r w:rsidR="5BD6933D" w:rsidRPr="18E706F6">
        <w:rPr>
          <w:rFonts w:asciiTheme="majorHAnsi" w:hAnsiTheme="majorHAnsi" w:cstheme="majorBidi"/>
          <w:lang w:val="en-GB"/>
        </w:rPr>
        <w:t xml:space="preserve">administrative tax data to </w:t>
      </w:r>
      <w:r w:rsidR="2606449D" w:rsidRPr="18E706F6">
        <w:rPr>
          <w:rFonts w:asciiTheme="majorHAnsi" w:hAnsiTheme="majorHAnsi" w:cstheme="majorBidi"/>
          <w:lang w:val="en-GB"/>
        </w:rPr>
        <w:t>analyse</w:t>
      </w:r>
      <w:r w:rsidR="5BD6933D" w:rsidRPr="18E706F6">
        <w:rPr>
          <w:rFonts w:asciiTheme="majorHAnsi" w:hAnsiTheme="majorHAnsi" w:cstheme="majorBidi"/>
          <w:lang w:val="en-GB"/>
        </w:rPr>
        <w:t xml:space="preserve"> the impact of the 2013 minimum wage increase on the farming sector</w:t>
      </w:r>
      <w:ins w:id="273" w:author="marliespiek@icloud.com" w:date="2024-02-09T12:28:00Z">
        <w:r w:rsidR="411F11D9" w:rsidRPr="18E706F6">
          <w:rPr>
            <w:rFonts w:asciiTheme="majorHAnsi" w:hAnsiTheme="majorHAnsi" w:cstheme="majorBidi"/>
            <w:lang w:val="en-GB"/>
          </w:rPr>
          <w:t xml:space="preserve">, </w:t>
        </w:r>
      </w:ins>
      <w:del w:id="274" w:author="marliespiek@icloud.com" w:date="2024-02-09T12:28:00Z">
        <w:r w:rsidRPr="18E706F6" w:rsidDel="005F6B71">
          <w:rPr>
            <w:rFonts w:asciiTheme="majorHAnsi" w:hAnsiTheme="majorHAnsi" w:cstheme="majorBidi"/>
            <w:lang w:val="en-GB"/>
          </w:rPr>
          <w:delText xml:space="preserve">. However, unlike our study, </w:delText>
        </w:r>
      </w:del>
      <w:r w:rsidR="5BD6933D" w:rsidRPr="18E706F6">
        <w:rPr>
          <w:rFonts w:asciiTheme="majorHAnsi" w:hAnsiTheme="majorHAnsi" w:cstheme="majorBidi"/>
          <w:lang w:val="en-GB"/>
        </w:rPr>
        <w:t xml:space="preserve">their paper solely relies on </w:t>
      </w:r>
      <w:ins w:id="275" w:author="marliespiek@icloud.com" w:date="2024-02-09T12:27:00Z">
        <w:r w:rsidR="3339C900" w:rsidRPr="18E706F6">
          <w:rPr>
            <w:rFonts w:asciiTheme="majorHAnsi" w:hAnsiTheme="majorHAnsi" w:cstheme="majorBidi"/>
            <w:lang w:val="en-GB"/>
          </w:rPr>
          <w:t xml:space="preserve">employee income tax certificates </w:t>
        </w:r>
      </w:ins>
      <w:ins w:id="276" w:author="marliespiek@icloud.com" w:date="2024-02-09T12:28:00Z">
        <w:r w:rsidR="1A1D3028" w:rsidRPr="18E706F6">
          <w:rPr>
            <w:rFonts w:asciiTheme="majorHAnsi" w:hAnsiTheme="majorHAnsi" w:cstheme="majorBidi"/>
            <w:lang w:val="en-GB"/>
          </w:rPr>
          <w:t>that were aggregated t</w:t>
        </w:r>
      </w:ins>
      <w:ins w:id="277" w:author="marliespiek@icloud.com" w:date="2024-02-09T12:29:00Z">
        <w:r w:rsidR="1A1D3028" w:rsidRPr="18E706F6">
          <w:rPr>
            <w:rFonts w:asciiTheme="majorHAnsi" w:hAnsiTheme="majorHAnsi" w:cstheme="majorBidi"/>
            <w:lang w:val="en-GB"/>
          </w:rPr>
          <w:t>o the firm</w:t>
        </w:r>
        <w:r w:rsidR="61DF74C1" w:rsidRPr="18E706F6">
          <w:rPr>
            <w:rFonts w:asciiTheme="majorHAnsi" w:hAnsiTheme="majorHAnsi" w:cstheme="majorBidi"/>
            <w:lang w:val="en-GB"/>
          </w:rPr>
          <w:t xml:space="preserve"> to create a firm-level panel.</w:t>
        </w:r>
        <w:r w:rsidR="03A73A7E" w:rsidRPr="18E706F6">
          <w:rPr>
            <w:rFonts w:asciiTheme="majorHAnsi" w:hAnsiTheme="majorHAnsi" w:cstheme="majorBidi"/>
            <w:lang w:val="en-GB"/>
          </w:rPr>
          <w:t xml:space="preserve"> </w:t>
        </w:r>
        <w:r w:rsidR="66FE6231" w:rsidRPr="18E706F6">
          <w:rPr>
            <w:rFonts w:asciiTheme="majorHAnsi" w:hAnsiTheme="majorHAnsi" w:cstheme="majorBidi"/>
            <w:lang w:val="en-GB"/>
          </w:rPr>
          <w:t xml:space="preserve">Their study </w:t>
        </w:r>
      </w:ins>
      <w:del w:id="278" w:author="marliespiek@icloud.com" w:date="2024-02-09T12:28:00Z">
        <w:r w:rsidRPr="18E706F6" w:rsidDel="005F6B71">
          <w:rPr>
            <w:rFonts w:asciiTheme="majorHAnsi" w:hAnsiTheme="majorHAnsi" w:cstheme="majorBidi"/>
            <w:lang w:val="en-GB"/>
          </w:rPr>
          <w:delText xml:space="preserve">Pay As You Earn (PAYE) records of employees </w:delText>
        </w:r>
      </w:del>
      <w:del w:id="279" w:author="marliespiek@icloud.com" w:date="2024-02-09T12:29:00Z">
        <w:r w:rsidRPr="18E706F6" w:rsidDel="005F6B71">
          <w:rPr>
            <w:rFonts w:asciiTheme="majorHAnsi" w:hAnsiTheme="majorHAnsi" w:cstheme="majorBidi"/>
            <w:lang w:val="en-GB"/>
          </w:rPr>
          <w:delText xml:space="preserve">and </w:delText>
        </w:r>
      </w:del>
      <w:r w:rsidR="5BD6933D" w:rsidRPr="18E706F6">
        <w:rPr>
          <w:rFonts w:asciiTheme="majorHAnsi" w:hAnsiTheme="majorHAnsi" w:cstheme="majorBidi"/>
          <w:lang w:val="en-GB"/>
        </w:rPr>
        <w:t>focuses exclusively on the employment effects of the policy change</w:t>
      </w:r>
      <w:ins w:id="280" w:author="marliespiek@icloud.com" w:date="2024-02-09T12:29:00Z">
        <w:r w:rsidR="182F0610" w:rsidRPr="18E706F6">
          <w:rPr>
            <w:rFonts w:asciiTheme="majorHAnsi" w:hAnsiTheme="majorHAnsi" w:cstheme="majorBidi"/>
            <w:lang w:val="en-GB"/>
          </w:rPr>
          <w:t xml:space="preserve"> and is as such</w:t>
        </w:r>
      </w:ins>
      <w:ins w:id="281" w:author="marliespiek@icloud.com" w:date="2024-02-09T12:30:00Z">
        <w:r w:rsidR="182F0610" w:rsidRPr="18E706F6">
          <w:rPr>
            <w:rFonts w:asciiTheme="majorHAnsi" w:hAnsiTheme="majorHAnsi" w:cstheme="majorBidi"/>
            <w:lang w:val="en-GB"/>
          </w:rPr>
          <w:t xml:space="preserve"> a supply-side side</w:t>
        </w:r>
        <w:r w:rsidR="2696AB2C" w:rsidRPr="18E706F6">
          <w:rPr>
            <w:rFonts w:asciiTheme="majorHAnsi" w:hAnsiTheme="majorHAnsi" w:cstheme="majorBidi"/>
            <w:lang w:val="en-GB"/>
          </w:rPr>
          <w:t xml:space="preserve"> study</w:t>
        </w:r>
        <w:proofErr w:type="gramStart"/>
        <w:r w:rsidR="182F0610" w:rsidRPr="18E706F6">
          <w:rPr>
            <w:rFonts w:asciiTheme="majorHAnsi" w:hAnsiTheme="majorHAnsi" w:cstheme="majorBidi"/>
            <w:lang w:val="en-GB"/>
          </w:rPr>
          <w:t xml:space="preserve">. </w:t>
        </w:r>
      </w:ins>
      <w:r w:rsidR="5BD6933D" w:rsidRPr="18E706F6">
        <w:rPr>
          <w:rFonts w:asciiTheme="majorHAnsi" w:hAnsiTheme="majorHAnsi" w:cstheme="majorBidi"/>
          <w:lang w:val="en-GB"/>
        </w:rPr>
        <w:t>.</w:t>
      </w:r>
      <w:proofErr w:type="gramEnd"/>
      <w:r w:rsidR="5BD6933D" w:rsidRPr="18E706F6">
        <w:rPr>
          <w:rFonts w:asciiTheme="majorHAnsi" w:hAnsiTheme="majorHAnsi" w:cstheme="majorBidi"/>
          <w:lang w:val="en-GB"/>
        </w:rPr>
        <w:t xml:space="preserve"> </w:t>
      </w:r>
      <w:del w:id="282" w:author="Von Fintel, Dieter [dieter2@sun.ac.za]" w:date="2024-02-26T08:36:00Z">
        <w:r w:rsidRPr="18E706F6" w:rsidDel="005F6B71">
          <w:rPr>
            <w:rFonts w:asciiTheme="majorHAnsi" w:hAnsiTheme="majorHAnsi" w:cstheme="majorBidi"/>
            <w:lang w:val="en-GB"/>
          </w:rPr>
          <w:delText>Therefore, we classify Piek et al.'s (202</w:delText>
        </w:r>
      </w:del>
      <w:del w:id="283" w:author="marliespiek@icloud.com" w:date="2024-02-09T12:27:00Z">
        <w:r w:rsidRPr="18E706F6" w:rsidDel="005F6B71">
          <w:rPr>
            <w:rFonts w:asciiTheme="majorHAnsi" w:hAnsiTheme="majorHAnsi" w:cstheme="majorBidi"/>
            <w:lang w:val="en-GB"/>
          </w:rPr>
          <w:delText>0</w:delText>
        </w:r>
      </w:del>
      <w:del w:id="284" w:author="Von Fintel, Dieter [dieter2@sun.ac.za]" w:date="2024-02-26T08:36:00Z">
        <w:r w:rsidRPr="18E706F6" w:rsidDel="005F6B71">
          <w:rPr>
            <w:rFonts w:asciiTheme="majorHAnsi" w:hAnsiTheme="majorHAnsi" w:cstheme="majorBidi"/>
            <w:lang w:val="en-GB"/>
          </w:rPr>
          <w:delText>3) study as a supply-side analysis since i</w:delText>
        </w:r>
      </w:del>
      <w:ins w:id="285" w:author="Von Fintel, Dieter [dieter2@sun.ac.za]" w:date="2024-02-26T08:36:00Z">
        <w:r w:rsidR="3B43A9AE" w:rsidRPr="18E706F6">
          <w:rPr>
            <w:rFonts w:asciiTheme="majorHAnsi" w:hAnsiTheme="majorHAnsi" w:cstheme="majorBidi"/>
            <w:lang w:val="en-GB"/>
          </w:rPr>
          <w:t>I</w:t>
        </w:r>
      </w:ins>
      <w:r w:rsidR="5BD6933D" w:rsidRPr="18E706F6">
        <w:rPr>
          <w:rFonts w:asciiTheme="majorHAnsi" w:hAnsiTheme="majorHAnsi" w:cstheme="majorBidi"/>
          <w:lang w:val="en-GB"/>
        </w:rPr>
        <w:t xml:space="preserve">t </w:t>
      </w:r>
      <w:ins w:id="286" w:author="Von Fintel, Dieter [dieter2@sun.ac.za]" w:date="2024-02-26T08:37:00Z">
        <w:r w:rsidR="4A53C93E" w:rsidRPr="18E706F6">
          <w:rPr>
            <w:rFonts w:asciiTheme="majorHAnsi" w:hAnsiTheme="majorHAnsi" w:cstheme="majorBidi"/>
            <w:lang w:val="en-GB"/>
          </w:rPr>
          <w:t xml:space="preserve">therefore </w:t>
        </w:r>
      </w:ins>
      <w:r w:rsidR="5BD6933D" w:rsidRPr="18E706F6">
        <w:rPr>
          <w:rFonts w:asciiTheme="majorHAnsi" w:hAnsiTheme="majorHAnsi" w:cstheme="majorBidi"/>
          <w:lang w:val="en-GB"/>
        </w:rPr>
        <w:t xml:space="preserve">does not take into account the effect of the policy change on farm balance sheet information such as revenue, profit, and capital accumulation. In contrast, our study combines Corporate Income Tax (CIT) data </w:t>
      </w:r>
      <w:ins w:id="287" w:author="marliespiek@icloud.com" w:date="2024-02-09T12:31:00Z">
        <w:r w:rsidR="577364A9" w:rsidRPr="18E706F6">
          <w:rPr>
            <w:rFonts w:asciiTheme="majorHAnsi" w:hAnsiTheme="majorHAnsi" w:cstheme="majorBidi"/>
            <w:lang w:val="en-GB"/>
          </w:rPr>
          <w:t xml:space="preserve">which includes </w:t>
        </w:r>
      </w:ins>
      <w:del w:id="288" w:author="marliespiek@icloud.com" w:date="2024-02-09T12:31:00Z">
        <w:r w:rsidRPr="18E706F6" w:rsidDel="005F6B71">
          <w:rPr>
            <w:rFonts w:asciiTheme="majorHAnsi" w:hAnsiTheme="majorHAnsi" w:cstheme="majorBidi"/>
            <w:lang w:val="en-GB"/>
          </w:rPr>
          <w:delText xml:space="preserve">with </w:delText>
        </w:r>
      </w:del>
      <w:r w:rsidR="5BD6933D" w:rsidRPr="18E706F6">
        <w:rPr>
          <w:rFonts w:asciiTheme="majorHAnsi" w:hAnsiTheme="majorHAnsi" w:cstheme="majorBidi"/>
          <w:lang w:val="en-GB"/>
        </w:rPr>
        <w:t xml:space="preserve">balance sheet </w:t>
      </w:r>
      <w:del w:id="289" w:author="marliespiek@icloud.com" w:date="2024-02-09T12:31:00Z">
        <w:r w:rsidRPr="18E706F6" w:rsidDel="005F6B71">
          <w:rPr>
            <w:rFonts w:asciiTheme="majorHAnsi" w:hAnsiTheme="majorHAnsi" w:cstheme="majorBidi"/>
            <w:lang w:val="en-GB"/>
          </w:rPr>
          <w:delText xml:space="preserve">information </w:delText>
        </w:r>
      </w:del>
      <w:ins w:id="290" w:author="marliespiek@icloud.com" w:date="2024-02-09T12:31:00Z">
        <w:r w:rsidR="37B3E7C3" w:rsidRPr="18E706F6">
          <w:rPr>
            <w:rFonts w:asciiTheme="majorHAnsi" w:hAnsiTheme="majorHAnsi" w:cstheme="majorBidi"/>
            <w:lang w:val="en-GB"/>
          </w:rPr>
          <w:t xml:space="preserve">and income and expense information </w:t>
        </w:r>
      </w:ins>
      <w:r w:rsidR="5BD6933D" w:rsidRPr="18E706F6">
        <w:rPr>
          <w:rFonts w:asciiTheme="majorHAnsi" w:hAnsiTheme="majorHAnsi" w:cstheme="majorBidi"/>
          <w:lang w:val="en-GB"/>
        </w:rPr>
        <w:t xml:space="preserve">on farms, </w:t>
      </w:r>
      <w:del w:id="291" w:author="marliespiek@icloud.com" w:date="2024-02-09T12:31:00Z">
        <w:r w:rsidRPr="18E706F6" w:rsidDel="005F6B71">
          <w:rPr>
            <w:rFonts w:asciiTheme="majorHAnsi" w:hAnsiTheme="majorHAnsi" w:cstheme="majorBidi"/>
            <w:lang w:val="en-GB"/>
          </w:rPr>
          <w:delText xml:space="preserve">as </w:delText>
        </w:r>
      </w:del>
      <w:ins w:id="292" w:author="marliespiek@icloud.com" w:date="2024-02-09T12:31:00Z">
        <w:r w:rsidR="3F3D2CC3" w:rsidRPr="18E706F6">
          <w:rPr>
            <w:rFonts w:asciiTheme="majorHAnsi" w:hAnsiTheme="majorHAnsi" w:cstheme="majorBidi"/>
            <w:lang w:val="en-GB"/>
          </w:rPr>
          <w:t xml:space="preserve">with </w:t>
        </w:r>
      </w:ins>
      <w:ins w:id="293" w:author="marliespiek@icloud.com" w:date="2024-02-09T12:32:00Z">
        <w:r w:rsidR="0FC632A8" w:rsidRPr="18E706F6">
          <w:rPr>
            <w:rFonts w:asciiTheme="majorHAnsi" w:hAnsiTheme="majorHAnsi" w:cstheme="majorBidi"/>
            <w:lang w:val="en-GB"/>
          </w:rPr>
          <w:t>employee income tax certificates</w:t>
        </w:r>
      </w:ins>
      <w:del w:id="294" w:author="marliespiek@icloud.com" w:date="2024-02-09T12:32:00Z">
        <w:r w:rsidRPr="18E706F6" w:rsidDel="005F6B71">
          <w:rPr>
            <w:rFonts w:asciiTheme="majorHAnsi" w:hAnsiTheme="majorHAnsi" w:cstheme="majorBidi"/>
            <w:lang w:val="en-GB"/>
          </w:rPr>
          <w:delText>well as PAYE data,</w:delText>
        </w:r>
      </w:del>
      <w:ins w:id="295" w:author="marliespiek@icloud.com" w:date="2024-02-09T12:32:00Z">
        <w:r w:rsidR="0FC632A8" w:rsidRPr="18E706F6">
          <w:rPr>
            <w:rFonts w:asciiTheme="majorHAnsi" w:hAnsiTheme="majorHAnsi" w:cstheme="majorBidi"/>
            <w:lang w:val="en-GB"/>
          </w:rPr>
          <w:t xml:space="preserve">. </w:t>
        </w:r>
      </w:ins>
      <w:ins w:id="296" w:author="marliespiek@icloud.com" w:date="2024-02-09T12:33:00Z">
        <w:r w:rsidR="2BC4E2AF" w:rsidRPr="18E706F6">
          <w:rPr>
            <w:rFonts w:asciiTheme="majorHAnsi" w:hAnsiTheme="majorHAnsi" w:cstheme="majorBidi"/>
            <w:lang w:val="en-GB"/>
          </w:rPr>
          <w:t>This allows us to study</w:t>
        </w:r>
      </w:ins>
      <w:r w:rsidR="5BD6933D" w:rsidRPr="18E706F6">
        <w:rPr>
          <w:rFonts w:asciiTheme="majorHAnsi" w:hAnsiTheme="majorHAnsi" w:cstheme="majorBidi"/>
          <w:lang w:val="en-GB"/>
        </w:rPr>
        <w:t xml:space="preserve"> </w:t>
      </w:r>
      <w:ins w:id="297" w:author="marliespiek@icloud.com" w:date="2024-02-09T12:33:00Z">
        <w:r w:rsidR="29B0227E" w:rsidRPr="18E706F6">
          <w:rPr>
            <w:rFonts w:asciiTheme="majorHAnsi" w:hAnsiTheme="majorHAnsi" w:cstheme="majorBidi"/>
            <w:lang w:val="en-GB"/>
          </w:rPr>
          <w:t>firm adjustments</w:t>
        </w:r>
      </w:ins>
      <w:ins w:id="298" w:author="marliespiek@icloud.com" w:date="2024-02-09T12:34:00Z">
        <w:r w:rsidR="795C1FA1" w:rsidRPr="18E706F6">
          <w:rPr>
            <w:rFonts w:asciiTheme="majorHAnsi" w:hAnsiTheme="majorHAnsi" w:cstheme="majorBidi"/>
            <w:lang w:val="en-GB"/>
          </w:rPr>
          <w:t xml:space="preserve">, beyond employment effects, </w:t>
        </w:r>
      </w:ins>
      <w:del w:id="299" w:author="marliespiek@icloud.com" w:date="2024-02-09T12:34:00Z">
        <w:r w:rsidRPr="18E706F6" w:rsidDel="005F6B71">
          <w:rPr>
            <w:rFonts w:asciiTheme="majorHAnsi" w:hAnsiTheme="majorHAnsi" w:cstheme="majorBidi"/>
            <w:lang w:val="en-GB"/>
          </w:rPr>
          <w:delText>to provide a more comprehensive analysis of the policy's impact</w:delText>
        </w:r>
      </w:del>
      <w:ins w:id="300" w:author="marliespiek@icloud.com" w:date="2024-02-09T12:34:00Z">
        <w:r w:rsidR="1ECBF672" w:rsidRPr="18E706F6">
          <w:rPr>
            <w:rFonts w:asciiTheme="majorHAnsi" w:hAnsiTheme="majorHAnsi" w:cstheme="majorBidi"/>
            <w:lang w:val="en-GB"/>
          </w:rPr>
          <w:t>in response to the policy change</w:t>
        </w:r>
      </w:ins>
      <w:r w:rsidR="5BD6933D" w:rsidRPr="18E706F6">
        <w:rPr>
          <w:rFonts w:asciiTheme="majorHAnsi" w:hAnsiTheme="majorHAnsi" w:cstheme="majorBidi"/>
          <w:lang w:val="en-GB"/>
        </w:rPr>
        <w:t xml:space="preserve">. </w:t>
      </w:r>
      <w:commentRangeStart w:id="301"/>
      <w:r w:rsidR="5BD6933D" w:rsidRPr="18E706F6">
        <w:rPr>
          <w:rFonts w:asciiTheme="majorHAnsi" w:hAnsiTheme="majorHAnsi" w:cstheme="majorBidi"/>
          <w:lang w:val="en-GB"/>
        </w:rPr>
        <w:t>Our analysis is thus restricted to farms that match across the two datasets, and our sample is a subset of the one used in Piek et al.'s (202</w:t>
      </w:r>
      <w:del w:id="302" w:author="marliespiek@icloud.com" w:date="2024-02-09T12:27:00Z">
        <w:r w:rsidRPr="18E706F6" w:rsidDel="005F6B71">
          <w:rPr>
            <w:rFonts w:asciiTheme="majorHAnsi" w:hAnsiTheme="majorHAnsi" w:cstheme="majorBidi"/>
            <w:lang w:val="en-GB"/>
          </w:rPr>
          <w:delText>0</w:delText>
        </w:r>
      </w:del>
      <w:ins w:id="303" w:author="marliespiek@icloud.com" w:date="2024-02-09T12:27:00Z">
        <w:r w:rsidR="66AA1DE4" w:rsidRPr="18E706F6">
          <w:rPr>
            <w:rFonts w:asciiTheme="majorHAnsi" w:hAnsiTheme="majorHAnsi" w:cstheme="majorBidi"/>
            <w:lang w:val="en-GB"/>
          </w:rPr>
          <w:t>3</w:t>
        </w:r>
      </w:ins>
      <w:r w:rsidR="5BD6933D" w:rsidRPr="18E706F6">
        <w:rPr>
          <w:rFonts w:asciiTheme="majorHAnsi" w:hAnsiTheme="majorHAnsi" w:cstheme="majorBidi"/>
          <w:lang w:val="en-GB"/>
        </w:rPr>
        <w:t>) study. Therefore, the two studies are based on different s</w:t>
      </w:r>
      <w:r w:rsidR="0F17F1F7" w:rsidRPr="18E706F6">
        <w:rPr>
          <w:rFonts w:asciiTheme="majorHAnsi" w:hAnsiTheme="majorHAnsi" w:cstheme="majorBidi"/>
          <w:lang w:val="en-GB"/>
        </w:rPr>
        <w:t>amples</w:t>
      </w:r>
      <w:r w:rsidR="5BD6933D" w:rsidRPr="18E706F6">
        <w:rPr>
          <w:rFonts w:asciiTheme="majorHAnsi" w:hAnsiTheme="majorHAnsi" w:cstheme="majorBidi"/>
          <w:lang w:val="en-GB"/>
        </w:rPr>
        <w:t xml:space="preserve"> of the tax data</w:t>
      </w:r>
      <w:r w:rsidR="0F17F1F7" w:rsidRPr="18E706F6">
        <w:rPr>
          <w:rFonts w:asciiTheme="majorHAnsi" w:hAnsiTheme="majorHAnsi" w:cstheme="majorBidi"/>
          <w:lang w:val="en-GB"/>
        </w:rPr>
        <w:t>.</w:t>
      </w:r>
      <w:r w:rsidR="129438BA" w:rsidRPr="18E706F6">
        <w:rPr>
          <w:rFonts w:asciiTheme="majorHAnsi" w:hAnsiTheme="majorHAnsi" w:cstheme="majorBidi"/>
          <w:lang w:val="en-GB"/>
        </w:rPr>
        <w:t xml:space="preserve"> </w:t>
      </w:r>
      <w:commentRangeEnd w:id="301"/>
      <w:r>
        <w:rPr>
          <w:rStyle w:val="ae"/>
        </w:rPr>
        <w:commentReference w:id="301"/>
      </w:r>
    </w:p>
    <w:p w14:paraId="36488B8B" w14:textId="6F1284F7" w:rsidR="4793682B" w:rsidRDefault="4793682B" w:rsidP="4793682B">
      <w:pPr>
        <w:jc w:val="both"/>
        <w:rPr>
          <w:rFonts w:asciiTheme="majorHAnsi" w:hAnsiTheme="majorHAnsi" w:cstheme="majorBidi"/>
          <w:sz w:val="16"/>
          <w:szCs w:val="16"/>
          <w:lang w:val="en-GB"/>
          <w:rPrChange w:id="304" w:author="seiroi@gmail.com" w:date="2024-02-22T03:18:00Z">
            <w:rPr>
              <w:rFonts w:asciiTheme="majorHAnsi" w:hAnsiTheme="majorHAnsi" w:cstheme="majorBidi"/>
              <w:lang w:val="en-GB"/>
            </w:rPr>
          </w:rPrChange>
        </w:rPr>
      </w:pPr>
    </w:p>
    <w:p w14:paraId="38093BD5" w14:textId="5DBFBBBD" w:rsidR="00DC7E97" w:rsidRPr="0011187F" w:rsidRDefault="00756535" w:rsidP="0011187F">
      <w:pPr>
        <w:pStyle w:val="a4"/>
        <w:numPr>
          <w:ilvl w:val="0"/>
          <w:numId w:val="40"/>
        </w:numPr>
        <w:jc w:val="both"/>
        <w:rPr>
          <w:rFonts w:asciiTheme="majorHAnsi" w:hAnsiTheme="majorHAnsi" w:cstheme="majorHAnsi"/>
          <w:b/>
          <w:bCs/>
          <w:lang w:val="en-US"/>
        </w:rPr>
      </w:pPr>
      <w:r w:rsidRPr="7E6EA251">
        <w:rPr>
          <w:rFonts w:asciiTheme="majorHAnsi" w:hAnsiTheme="majorHAnsi" w:cstheme="majorBidi"/>
          <w:b/>
          <w:bCs/>
          <w:lang w:val="en-US"/>
        </w:rPr>
        <w:t>Data and variables</w:t>
      </w:r>
    </w:p>
    <w:p w14:paraId="157893F4" w14:textId="21B56810" w:rsidR="00DC7E97" w:rsidRPr="00B74B36" w:rsidRDefault="3A5CB002" w:rsidP="7E6EA251">
      <w:pPr>
        <w:ind w:left="720"/>
        <w:jc w:val="both"/>
        <w:rPr>
          <w:rFonts w:asciiTheme="majorHAnsi" w:hAnsiTheme="majorHAnsi" w:cstheme="majorBidi"/>
          <w:b/>
          <w:bCs/>
          <w:lang w:val="en-US"/>
        </w:rPr>
      </w:pPr>
      <w:r w:rsidRPr="7E6EA251">
        <w:rPr>
          <w:rFonts w:asciiTheme="majorHAnsi" w:hAnsiTheme="majorHAnsi" w:cstheme="majorBidi"/>
          <w:b/>
          <w:bCs/>
          <w:lang w:val="en-US"/>
        </w:rPr>
        <w:lastRenderedPageBreak/>
        <w:t xml:space="preserve">3.1 </w:t>
      </w:r>
      <w:r w:rsidR="07AAC823" w:rsidRPr="7E6EA251">
        <w:rPr>
          <w:rFonts w:asciiTheme="majorHAnsi" w:hAnsiTheme="majorHAnsi" w:cstheme="majorBidi"/>
          <w:b/>
          <w:bCs/>
          <w:lang w:val="en-US"/>
        </w:rPr>
        <w:t>Sample selection</w:t>
      </w:r>
    </w:p>
    <w:p w14:paraId="3CBDF06F" w14:textId="38A1FF42" w:rsidR="00AB27C9" w:rsidRDefault="3926400F" w:rsidP="18E706F6">
      <w:pPr>
        <w:jc w:val="both"/>
        <w:rPr>
          <w:ins w:id="305" w:author="seiroi@gmail.com" w:date="2024-02-22T03:12:00Z"/>
          <w:rFonts w:asciiTheme="majorHAnsi" w:hAnsiTheme="majorHAnsi" w:cstheme="majorBidi"/>
          <w:lang w:val="en-GB"/>
        </w:rPr>
      </w:pPr>
      <w:r w:rsidRPr="18E706F6">
        <w:rPr>
          <w:rFonts w:asciiTheme="majorHAnsi" w:hAnsiTheme="majorHAnsi" w:cstheme="majorBidi"/>
          <w:lang w:val="en-GB"/>
        </w:rPr>
        <w:t xml:space="preserve">Our empirical analysis </w:t>
      </w:r>
      <w:del w:id="306" w:author="marliespiek@icloud.com" w:date="2024-02-12T09:07:00Z">
        <w:r w:rsidRPr="18E706F6" w:rsidDel="00082070">
          <w:rPr>
            <w:rFonts w:asciiTheme="majorHAnsi" w:hAnsiTheme="majorHAnsi" w:cstheme="majorBidi"/>
            <w:lang w:val="en-GB"/>
          </w:rPr>
          <w:delText xml:space="preserve">relies </w:delText>
        </w:r>
      </w:del>
      <w:ins w:id="307" w:author="marliespiek@icloud.com" w:date="2024-02-12T09:07:00Z">
        <w:r w:rsidR="03460601" w:rsidRPr="18E706F6">
          <w:rPr>
            <w:rFonts w:asciiTheme="majorHAnsi" w:hAnsiTheme="majorHAnsi" w:cstheme="majorBidi"/>
            <w:lang w:val="en-GB"/>
          </w:rPr>
          <w:t xml:space="preserve">uses micro-level </w:t>
        </w:r>
      </w:ins>
      <w:del w:id="308" w:author="marliespiek@icloud.com" w:date="2024-02-12T09:08:00Z">
        <w:r w:rsidRPr="18E706F6" w:rsidDel="00082070">
          <w:rPr>
            <w:rFonts w:asciiTheme="majorHAnsi" w:hAnsiTheme="majorHAnsi" w:cstheme="majorBidi"/>
            <w:lang w:val="en-GB"/>
          </w:rPr>
          <w:delText xml:space="preserve">on anonymized </w:delText>
        </w:r>
      </w:del>
      <w:ins w:id="309" w:author="marliespiek@icloud.com" w:date="2024-02-12T09:08:00Z">
        <w:r w:rsidR="38A67DA9" w:rsidRPr="18E706F6">
          <w:rPr>
            <w:rFonts w:asciiTheme="majorHAnsi" w:hAnsiTheme="majorHAnsi" w:cstheme="majorBidi"/>
            <w:lang w:val="en-GB"/>
          </w:rPr>
          <w:t xml:space="preserve">de-identified </w:t>
        </w:r>
      </w:ins>
      <w:r w:rsidRPr="18E706F6">
        <w:rPr>
          <w:rFonts w:asciiTheme="majorHAnsi" w:hAnsiTheme="majorHAnsi" w:cstheme="majorBidi"/>
          <w:lang w:val="en-GB"/>
        </w:rPr>
        <w:t>tax records from South Africa</w:t>
      </w:r>
      <w:ins w:id="310" w:author="marliespiek@icloud.com" w:date="2024-02-12T09:21:00Z">
        <w:r w:rsidR="5D8D2FBA" w:rsidRPr="18E706F6">
          <w:rPr>
            <w:rFonts w:asciiTheme="majorHAnsi" w:hAnsiTheme="majorHAnsi" w:cstheme="majorBidi"/>
            <w:lang w:val="en-GB"/>
          </w:rPr>
          <w:t xml:space="preserve"> from 2010/11-2016/17</w:t>
        </w:r>
      </w:ins>
      <w:ins w:id="311" w:author="marliespiek@icloud.com" w:date="2024-02-12T09:08:00Z">
        <w:r w:rsidR="1A4C41D6" w:rsidRPr="18E706F6">
          <w:rPr>
            <w:rFonts w:asciiTheme="majorHAnsi" w:hAnsiTheme="majorHAnsi" w:cstheme="majorBidi"/>
            <w:lang w:val="en-GB"/>
          </w:rPr>
          <w:t xml:space="preserve">. </w:t>
        </w:r>
        <w:r w:rsidR="07E4E52B" w:rsidRPr="18E706F6">
          <w:rPr>
            <w:rFonts w:asciiTheme="majorHAnsi" w:hAnsiTheme="majorHAnsi" w:cstheme="majorBidi"/>
            <w:lang w:val="en-GB"/>
          </w:rPr>
          <w:t xml:space="preserve">Two sources of </w:t>
        </w:r>
        <w:r w:rsidR="4B3C4F23" w:rsidRPr="18E706F6">
          <w:rPr>
            <w:rFonts w:asciiTheme="majorHAnsi" w:hAnsiTheme="majorHAnsi" w:cstheme="majorBidi"/>
            <w:lang w:val="en-GB"/>
          </w:rPr>
          <w:t xml:space="preserve">tax data are used: </w:t>
        </w:r>
      </w:ins>
      <w:ins w:id="312" w:author="marliespiek@icloud.com" w:date="2024-02-12T09:09:00Z">
        <w:r w:rsidR="0BEAAF20" w:rsidRPr="18E706F6">
          <w:rPr>
            <w:rFonts w:asciiTheme="majorHAnsi" w:hAnsiTheme="majorHAnsi" w:cstheme="majorBidi"/>
            <w:lang w:val="en-GB"/>
          </w:rPr>
          <w:t xml:space="preserve">returns from Corporate Income Tax </w:t>
        </w:r>
      </w:ins>
      <w:ins w:id="313" w:author="marliespiek@icloud.com" w:date="2024-02-12T09:10:00Z">
        <w:r w:rsidR="1E4B6390" w:rsidRPr="18E706F6">
          <w:rPr>
            <w:rFonts w:asciiTheme="majorHAnsi" w:hAnsiTheme="majorHAnsi" w:cstheme="majorBidi"/>
            <w:lang w:val="en-GB"/>
          </w:rPr>
          <w:t xml:space="preserve">(CIT) </w:t>
        </w:r>
      </w:ins>
      <w:ins w:id="314" w:author="marliespiek@icloud.com" w:date="2024-02-12T09:09:00Z">
        <w:r w:rsidR="0BEAAF20" w:rsidRPr="18E706F6">
          <w:rPr>
            <w:rFonts w:asciiTheme="majorHAnsi" w:hAnsiTheme="majorHAnsi" w:cstheme="majorBidi"/>
            <w:lang w:val="en-GB"/>
          </w:rPr>
          <w:t xml:space="preserve">and </w:t>
        </w:r>
        <w:r w:rsidR="33EFF8C5" w:rsidRPr="18E706F6">
          <w:rPr>
            <w:rFonts w:asciiTheme="majorHAnsi" w:hAnsiTheme="majorHAnsi" w:cstheme="majorBidi"/>
            <w:lang w:val="en-GB"/>
          </w:rPr>
          <w:t>employee income tax certificates</w:t>
        </w:r>
      </w:ins>
      <w:ins w:id="315" w:author="marliespiek@icloud.com" w:date="2024-02-12T09:27:00Z">
        <w:r w:rsidR="6FBCC7AA" w:rsidRPr="18E706F6">
          <w:rPr>
            <w:rFonts w:asciiTheme="majorHAnsi" w:hAnsiTheme="majorHAnsi" w:cstheme="majorBidi"/>
            <w:lang w:val="en-GB"/>
          </w:rPr>
          <w:t xml:space="preserve"> (National Treasury &amp; UNU-WIDER, </w:t>
        </w:r>
        <w:commentRangeStart w:id="316"/>
        <w:r w:rsidR="6FBCC7AA" w:rsidRPr="18E706F6">
          <w:rPr>
            <w:rFonts w:asciiTheme="majorHAnsi" w:hAnsiTheme="majorHAnsi" w:cstheme="majorBidi"/>
            <w:lang w:val="en-GB"/>
          </w:rPr>
          <w:t>2019</w:t>
        </w:r>
      </w:ins>
      <w:commentRangeEnd w:id="316"/>
      <w:ins w:id="317" w:author="marliespiek@icloud.com" w:date="2024-02-12T09:28:00Z">
        <w:r w:rsidR="00942DE3">
          <w:rPr>
            <w:rStyle w:val="ae"/>
          </w:rPr>
          <w:commentReference w:id="316"/>
        </w:r>
      </w:ins>
      <w:ins w:id="318" w:author="marliespiek@icloud.com" w:date="2024-02-12T09:27:00Z">
        <w:r w:rsidR="6FBCC7AA" w:rsidRPr="18E706F6">
          <w:rPr>
            <w:rFonts w:asciiTheme="majorHAnsi" w:hAnsiTheme="majorHAnsi" w:cstheme="majorBidi"/>
            <w:lang w:val="en-GB"/>
          </w:rPr>
          <w:t>)</w:t>
        </w:r>
      </w:ins>
      <w:ins w:id="319" w:author="marliespiek@icloud.com" w:date="2024-02-12T09:09:00Z">
        <w:r w:rsidR="33EFF8C5" w:rsidRPr="18E706F6">
          <w:rPr>
            <w:rFonts w:asciiTheme="majorHAnsi" w:hAnsiTheme="majorHAnsi" w:cstheme="majorBidi"/>
            <w:lang w:val="en-GB"/>
          </w:rPr>
          <w:t>.</w:t>
        </w:r>
      </w:ins>
      <w:ins w:id="320" w:author="marliespiek@icloud.com" w:date="2024-02-12T09:17:00Z">
        <w:r w:rsidR="00454FD1">
          <w:rPr>
            <w:rStyle w:val="a7"/>
            <w:rFonts w:asciiTheme="majorHAnsi" w:hAnsiTheme="majorHAnsi" w:cstheme="majorHAnsi"/>
            <w:lang w:val="en-GB"/>
          </w:rPr>
          <w:footnoteReference w:id="7"/>
        </w:r>
      </w:ins>
      <w:ins w:id="334" w:author="marliespiek@icloud.com" w:date="2024-02-12T09:10:00Z">
        <w:r w:rsidR="1E4B6390" w:rsidRPr="18E706F6">
          <w:rPr>
            <w:rFonts w:asciiTheme="majorHAnsi" w:hAnsiTheme="majorHAnsi" w:cstheme="majorBidi"/>
            <w:lang w:val="en-GB"/>
          </w:rPr>
          <w:t xml:space="preserve"> </w:t>
        </w:r>
        <w:r w:rsidR="7B19440E" w:rsidRPr="18E706F6">
          <w:rPr>
            <w:rFonts w:asciiTheme="majorHAnsi" w:hAnsiTheme="majorHAnsi" w:cstheme="majorBidi"/>
            <w:lang w:val="en-GB"/>
          </w:rPr>
          <w:t xml:space="preserve">The CIT data contains </w:t>
        </w:r>
      </w:ins>
      <w:commentRangeStart w:id="335"/>
      <w:ins w:id="336" w:author="marliespiek@icloud.com" w:date="2024-02-12T09:21:00Z">
        <w:r w:rsidR="0F0C1ACB" w:rsidRPr="18E706F6">
          <w:rPr>
            <w:rFonts w:asciiTheme="majorHAnsi" w:hAnsiTheme="majorHAnsi" w:cstheme="majorBidi"/>
            <w:lang w:val="en-GB"/>
          </w:rPr>
          <w:t>XXX</w:t>
        </w:r>
      </w:ins>
      <w:commentRangeEnd w:id="335"/>
      <w:ins w:id="337" w:author="marliespiek@icloud.com" w:date="2024-02-12T09:22:00Z">
        <w:r w:rsidR="00D67C88">
          <w:rPr>
            <w:rStyle w:val="ae"/>
          </w:rPr>
          <w:commentReference w:id="335"/>
        </w:r>
      </w:ins>
      <w:ins w:id="338" w:author="marliespiek@icloud.com" w:date="2024-02-12T09:21:00Z">
        <w:r w:rsidR="0F0C1ACB" w:rsidRPr="18E706F6">
          <w:rPr>
            <w:rFonts w:asciiTheme="majorHAnsi" w:hAnsiTheme="majorHAnsi" w:cstheme="majorBidi"/>
            <w:lang w:val="en-GB"/>
          </w:rPr>
          <w:t>.</w:t>
        </w:r>
      </w:ins>
      <w:ins w:id="339" w:author="marliespiek@icloud.com" w:date="2024-02-12T09:09:00Z">
        <w:r w:rsidR="33EFF8C5" w:rsidRPr="18E706F6">
          <w:rPr>
            <w:rFonts w:asciiTheme="majorHAnsi" w:hAnsiTheme="majorHAnsi" w:cstheme="majorBidi"/>
            <w:lang w:val="en-GB"/>
          </w:rPr>
          <w:t xml:space="preserve"> </w:t>
        </w:r>
      </w:ins>
      <w:del w:id="340" w:author="marliespiek@icloud.com" w:date="2024-02-12T09:08:00Z">
        <w:r w:rsidRPr="18E706F6" w:rsidDel="00082070">
          <w:rPr>
            <w:rFonts w:asciiTheme="majorHAnsi" w:hAnsiTheme="majorHAnsi" w:cstheme="majorBidi"/>
            <w:lang w:val="en-GB"/>
          </w:rPr>
          <w:delText>, enabling us to explore the impact of a significant increase in minimum wages at the firm level.</w:delText>
        </w:r>
      </w:del>
      <w:r w:rsidRPr="18E706F6">
        <w:rPr>
          <w:rFonts w:asciiTheme="majorHAnsi" w:hAnsiTheme="majorHAnsi" w:cstheme="majorBidi"/>
          <w:lang w:val="en-GB"/>
        </w:rPr>
        <w:t xml:space="preserve"> </w:t>
      </w:r>
    </w:p>
    <w:p w14:paraId="40FF3856" w14:textId="25CBEAD7" w:rsidR="00AB27C9" w:rsidRDefault="44E4167A" w:rsidP="18E706F6">
      <w:pPr>
        <w:rPr>
          <w:ins w:id="341" w:author="seiroi@gmail.com" w:date="2024-03-14T06:50:00Z"/>
          <w:rFonts w:asciiTheme="majorHAnsi" w:hAnsiTheme="majorHAnsi" w:cstheme="majorBidi"/>
          <w:lang w:val="en-GB"/>
        </w:rPr>
      </w:pPr>
      <w:ins w:id="342" w:author="Von Fintel, Dieter [dieter2@sun.ac.za]" w:date="2024-02-26T11:44:00Z">
        <w:r w:rsidRPr="18E706F6">
          <w:rPr>
            <w:rFonts w:asciiTheme="majorHAnsi" w:hAnsiTheme="majorHAnsi" w:cstheme="majorBidi"/>
            <w:lang w:val="en-US"/>
          </w:rPr>
          <w:t xml:space="preserve">Our sample consists of formal sector agricultural producers </w:t>
        </w:r>
      </w:ins>
      <w:ins w:id="343" w:author="seiroi@gmail.com" w:date="2024-03-14T18:31:00Z">
        <w:r w:rsidR="3987D54B" w:rsidRPr="18E706F6">
          <w:rPr>
            <w:rFonts w:asciiTheme="majorHAnsi" w:hAnsiTheme="majorHAnsi" w:cstheme="majorBidi"/>
            <w:lang w:val="en-US"/>
          </w:rPr>
          <w:t xml:space="preserve">earning annually more than R2000 </w:t>
        </w:r>
      </w:ins>
      <w:ins w:id="344" w:author="Von Fintel, Dieter [dieter2@sun.ac.za]" w:date="2024-02-26T11:44:00Z">
        <w:r w:rsidRPr="18E706F6">
          <w:rPr>
            <w:rFonts w:asciiTheme="majorHAnsi" w:hAnsiTheme="majorHAnsi" w:cstheme="majorBidi"/>
            <w:lang w:val="en-US"/>
          </w:rPr>
          <w:t xml:space="preserve">and their employees </w:t>
        </w:r>
        <w:del w:id="345" w:author="seiroi@gmail.com" w:date="2024-03-14T18:31:00Z">
          <w:r w:rsidRPr="18E706F6" w:rsidDel="44E4167A">
            <w:rPr>
              <w:rFonts w:asciiTheme="majorHAnsi" w:hAnsiTheme="majorHAnsi" w:cstheme="majorBidi"/>
              <w:lang w:val="en-US"/>
            </w:rPr>
            <w:delText>earning annually more than R2000</w:delText>
          </w:r>
        </w:del>
        <w:r w:rsidRPr="18E706F6">
          <w:rPr>
            <w:rFonts w:asciiTheme="majorHAnsi" w:hAnsiTheme="majorHAnsi" w:cstheme="majorBidi"/>
            <w:lang w:val="en-US"/>
          </w:rPr>
          <w:t xml:space="preserve">, as determined by tax filing thresholds. </w:t>
        </w:r>
      </w:ins>
      <w:ins w:id="346" w:author="Von Fintel, Dieter [dieter2@sun.ac.za]" w:date="2024-02-26T11:45:00Z">
        <w:r w:rsidRPr="18E706F6">
          <w:rPr>
            <w:rFonts w:asciiTheme="majorHAnsi" w:hAnsiTheme="majorHAnsi" w:cstheme="majorBidi"/>
            <w:lang w:val="en-GB"/>
          </w:rPr>
          <w:t>Given the administrative limitation in tax collection, they exclude the informal sector producers</w:t>
        </w:r>
      </w:ins>
      <w:ins w:id="347" w:author="seiroi@gmail.com" w:date="2024-03-14T06:14:00Z">
        <w:r w:rsidR="56310969" w:rsidRPr="18E706F6">
          <w:rPr>
            <w:rFonts w:asciiTheme="majorHAnsi" w:hAnsiTheme="majorHAnsi" w:cstheme="majorBidi"/>
            <w:lang w:val="en-GB"/>
          </w:rPr>
          <w:t xml:space="preserve"> that are not regulated by minimum wages (</w:t>
        </w:r>
        <w:proofErr w:type="spellStart"/>
        <w:r w:rsidR="56310969" w:rsidRPr="18E706F6">
          <w:rPr>
            <w:rFonts w:asciiTheme="majorHAnsi" w:hAnsiTheme="majorHAnsi" w:cstheme="majorBidi"/>
            <w:lang w:val="en-GB"/>
          </w:rPr>
          <w:t>Bhorat</w:t>
        </w:r>
        <w:proofErr w:type="spellEnd"/>
        <w:r w:rsidR="56310969" w:rsidRPr="18E706F6">
          <w:rPr>
            <w:rFonts w:asciiTheme="majorHAnsi" w:hAnsiTheme="majorHAnsi" w:cstheme="majorBidi"/>
            <w:lang w:val="en-GB"/>
          </w:rPr>
          <w:t xml:space="preserve"> et al., 2017)</w:t>
        </w:r>
      </w:ins>
      <w:commentRangeStart w:id="348"/>
      <w:commentRangeEnd w:id="348"/>
      <w:r>
        <w:rPr>
          <w:rStyle w:val="ae"/>
        </w:rPr>
        <w:commentReference w:id="348"/>
      </w:r>
      <w:ins w:id="349" w:author="Von Fintel, Dieter [dieter2@sun.ac.za]" w:date="2024-02-26T11:45:00Z">
        <w:r w:rsidRPr="18E706F6">
          <w:rPr>
            <w:rFonts w:asciiTheme="majorHAnsi" w:hAnsiTheme="majorHAnsi" w:cstheme="majorBidi"/>
            <w:lang w:val="en-GB"/>
          </w:rPr>
          <w:t xml:space="preserve">. </w:t>
        </w:r>
      </w:ins>
    </w:p>
    <w:p w14:paraId="535827F0" w14:textId="4838346A" w:rsidR="00AB27C9" w:rsidRDefault="20E85F50" w:rsidP="18E706F6">
      <w:pPr>
        <w:rPr>
          <w:ins w:id="350" w:author="seiroi@gmail.com" w:date="2024-03-14T06:48:00Z"/>
          <w:rFonts w:asciiTheme="majorHAnsi" w:hAnsiTheme="majorHAnsi" w:cstheme="majorBidi"/>
          <w:lang w:val="en-GB"/>
        </w:rPr>
      </w:pPr>
      <w:ins w:id="351" w:author="seiroi@gmail.com" w:date="2024-03-14T06:24:00Z">
        <w:r w:rsidRPr="18E706F6">
          <w:rPr>
            <w:rFonts w:asciiTheme="majorHAnsi" w:hAnsiTheme="majorHAnsi" w:cstheme="majorBidi"/>
            <w:lang w:val="en-GB"/>
          </w:rPr>
          <w:t>T</w:t>
        </w:r>
      </w:ins>
      <w:ins w:id="352" w:author="seiroi@gmail.com" w:date="2024-03-14T06:13:00Z">
        <w:r w:rsidR="0B432992" w:rsidRPr="18E706F6">
          <w:rPr>
            <w:rFonts w:asciiTheme="majorHAnsi" w:hAnsiTheme="majorHAnsi" w:cstheme="majorBidi"/>
            <w:lang w:val="en-GB"/>
          </w:rPr>
          <w:t xml:space="preserve">he </w:t>
        </w:r>
      </w:ins>
      <w:ins w:id="353" w:author="seiroi@gmail.com" w:date="2024-03-14T06:25:00Z">
        <w:r w:rsidR="3D3E180F" w:rsidRPr="18E706F6">
          <w:rPr>
            <w:rFonts w:asciiTheme="majorHAnsi" w:hAnsiTheme="majorHAnsi" w:cstheme="majorBidi"/>
            <w:lang w:val="en-GB"/>
          </w:rPr>
          <w:t xml:space="preserve">lack of </w:t>
        </w:r>
      </w:ins>
      <w:ins w:id="354" w:author="seiroi@gmail.com" w:date="2024-03-14T06:12:00Z">
        <w:r w:rsidR="0B432992" w:rsidRPr="18E706F6">
          <w:rPr>
            <w:rFonts w:asciiTheme="majorHAnsi" w:hAnsiTheme="majorHAnsi" w:cstheme="majorBidi"/>
            <w:lang w:val="en-GB"/>
          </w:rPr>
          <w:t xml:space="preserve">informal sector </w:t>
        </w:r>
      </w:ins>
      <w:ins w:id="355" w:author="seiroi@gmail.com" w:date="2024-03-14T06:25:00Z">
        <w:r w:rsidR="149B5465" w:rsidRPr="18E706F6">
          <w:rPr>
            <w:rFonts w:asciiTheme="majorHAnsi" w:hAnsiTheme="majorHAnsi" w:cstheme="majorBidi"/>
            <w:lang w:val="en-GB"/>
          </w:rPr>
          <w:t xml:space="preserve">information </w:t>
        </w:r>
      </w:ins>
      <w:ins w:id="356" w:author="seiroi@gmail.com" w:date="2024-03-14T06:40:00Z">
        <w:r w:rsidR="52C0F8B1" w:rsidRPr="18E706F6">
          <w:rPr>
            <w:rFonts w:asciiTheme="majorHAnsi" w:hAnsiTheme="majorHAnsi" w:cstheme="majorBidi"/>
            <w:lang w:val="en-GB"/>
          </w:rPr>
          <w:t>does not allow us to estimate the spillover effects on informal sector producers, This</w:t>
        </w:r>
      </w:ins>
      <w:ins w:id="357" w:author="seiroi@gmail.com" w:date="2024-03-14T06:41:00Z">
        <w:r w:rsidR="6818863E" w:rsidRPr="18E706F6">
          <w:rPr>
            <w:rFonts w:asciiTheme="majorHAnsi" w:hAnsiTheme="majorHAnsi" w:cstheme="majorBidi"/>
            <w:lang w:val="en-GB"/>
          </w:rPr>
          <w:t>, for example,</w:t>
        </w:r>
      </w:ins>
      <w:ins w:id="358" w:author="seiroi@gmail.com" w:date="2024-03-14T06:40:00Z">
        <w:r w:rsidR="52C0F8B1" w:rsidRPr="18E706F6">
          <w:rPr>
            <w:rFonts w:asciiTheme="majorHAnsi" w:hAnsiTheme="majorHAnsi" w:cstheme="majorBidi"/>
            <w:lang w:val="en-GB"/>
          </w:rPr>
          <w:t xml:space="preserve"> can </w:t>
        </w:r>
      </w:ins>
      <w:ins w:id="359" w:author="seiroi@gmail.com" w:date="2024-03-14T06:25:00Z">
        <w:r w:rsidR="5E675123" w:rsidRPr="18E706F6">
          <w:rPr>
            <w:rFonts w:asciiTheme="majorHAnsi" w:hAnsiTheme="majorHAnsi" w:cstheme="majorBidi"/>
            <w:lang w:val="en-GB"/>
          </w:rPr>
          <w:t xml:space="preserve">amplify the </w:t>
        </w:r>
      </w:ins>
      <w:ins w:id="360" w:author="seiroi@gmail.com" w:date="2024-03-14T06:41:00Z">
        <w:r w:rsidR="3936840B" w:rsidRPr="18E706F6">
          <w:rPr>
            <w:rFonts w:asciiTheme="majorHAnsi" w:hAnsiTheme="majorHAnsi" w:cstheme="majorBidi"/>
            <w:lang w:val="en-GB"/>
          </w:rPr>
          <w:t xml:space="preserve">employment </w:t>
        </w:r>
      </w:ins>
      <w:ins w:id="361" w:author="seiroi@gmail.com" w:date="2024-03-14T06:25:00Z">
        <w:r w:rsidR="5E675123" w:rsidRPr="18E706F6">
          <w:rPr>
            <w:rFonts w:asciiTheme="majorHAnsi" w:hAnsiTheme="majorHAnsi" w:cstheme="majorBidi"/>
            <w:lang w:val="en-GB"/>
          </w:rPr>
          <w:t>impacts</w:t>
        </w:r>
      </w:ins>
      <w:ins w:id="362" w:author="seiroi@gmail.com" w:date="2024-03-14T06:27:00Z">
        <w:r w:rsidR="21DB5A1C" w:rsidRPr="18E706F6">
          <w:rPr>
            <w:rFonts w:asciiTheme="majorHAnsi" w:hAnsiTheme="majorHAnsi" w:cstheme="majorBidi"/>
            <w:lang w:val="en-GB"/>
          </w:rPr>
          <w:t xml:space="preserve"> as we cannot measure the labour movements across </w:t>
        </w:r>
        <w:r w:rsidR="6662A38F" w:rsidRPr="18E706F6">
          <w:rPr>
            <w:rFonts w:asciiTheme="majorHAnsi" w:hAnsiTheme="majorHAnsi" w:cstheme="majorBidi"/>
            <w:lang w:val="en-GB"/>
          </w:rPr>
          <w:t xml:space="preserve">these </w:t>
        </w:r>
        <w:r w:rsidR="21DB5A1C" w:rsidRPr="18E706F6">
          <w:rPr>
            <w:rFonts w:asciiTheme="majorHAnsi" w:hAnsiTheme="majorHAnsi" w:cstheme="majorBidi"/>
            <w:lang w:val="en-GB"/>
          </w:rPr>
          <w:t>two sectors</w:t>
        </w:r>
      </w:ins>
      <w:ins w:id="363" w:author="seiroi@gmail.com" w:date="2024-03-14T06:49:00Z">
        <w:r w:rsidR="56063CCE" w:rsidRPr="18E706F6">
          <w:rPr>
            <w:rFonts w:asciiTheme="majorHAnsi" w:hAnsiTheme="majorHAnsi" w:cstheme="majorBidi"/>
            <w:lang w:val="en-GB"/>
          </w:rPr>
          <w:t xml:space="preserve"> </w:t>
        </w:r>
      </w:ins>
      <w:r w:rsidR="18E706F6" w:rsidRPr="18E706F6">
        <w:rPr>
          <w:rFonts w:asciiTheme="majorHAnsi" w:hAnsiTheme="majorHAnsi" w:cstheme="majorBidi"/>
          <w:lang w:val="en-GB"/>
        </w:rPr>
        <w:t>(see the US example in Fan and Pena, 2019)</w:t>
      </w:r>
      <w:ins w:id="364" w:author="seiroi@gmail.com" w:date="2024-03-14T06:27:00Z">
        <w:r w:rsidR="18E706F6" w:rsidRPr="18E706F6">
          <w:rPr>
            <w:rFonts w:asciiTheme="majorHAnsi" w:hAnsiTheme="majorHAnsi" w:cstheme="majorBidi"/>
            <w:lang w:val="en-GB"/>
          </w:rPr>
          <w:t>.</w:t>
        </w:r>
      </w:ins>
      <w:ins w:id="365" w:author="seiroi@gmail.com" w:date="2024-03-14T06:25:00Z">
        <w:r w:rsidR="18E706F6" w:rsidRPr="18E706F6">
          <w:rPr>
            <w:rFonts w:asciiTheme="majorHAnsi" w:hAnsiTheme="majorHAnsi" w:cstheme="majorBidi"/>
            <w:lang w:val="en-GB"/>
          </w:rPr>
          <w:t xml:space="preserve"> </w:t>
        </w:r>
      </w:ins>
      <w:ins w:id="366" w:author="seiroi@gmail.com" w:date="2024-03-14T06:41:00Z">
        <w:r w:rsidR="18E706F6" w:rsidRPr="18E706F6">
          <w:rPr>
            <w:rFonts w:asciiTheme="majorHAnsi" w:hAnsiTheme="majorHAnsi" w:cstheme="majorBidi"/>
            <w:lang w:val="en-GB"/>
          </w:rPr>
          <w:t>A</w:t>
        </w:r>
      </w:ins>
      <w:ins w:id="367" w:author="seiroi@gmail.com" w:date="2024-03-14T06:28:00Z">
        <w:r w:rsidR="18E706F6" w:rsidRPr="18E706F6">
          <w:rPr>
            <w:rFonts w:asciiTheme="majorHAnsi" w:hAnsiTheme="majorHAnsi" w:cstheme="majorBidi"/>
            <w:lang w:val="en-GB"/>
          </w:rPr>
          <w:t xml:space="preserve">n </w:t>
        </w:r>
      </w:ins>
      <w:ins w:id="368" w:author="seiroi@gmail.com" w:date="2024-03-14T06:25:00Z">
        <w:r w:rsidR="18E706F6" w:rsidRPr="18E706F6">
          <w:rPr>
            <w:rFonts w:asciiTheme="majorHAnsi" w:hAnsiTheme="majorHAnsi" w:cstheme="majorBidi"/>
            <w:lang w:val="en-GB"/>
          </w:rPr>
          <w:t xml:space="preserve">employee </w:t>
        </w:r>
      </w:ins>
      <w:ins w:id="369" w:author="seiroi@gmail.com" w:date="2024-03-14T06:26:00Z">
        <w:r w:rsidR="18E706F6" w:rsidRPr="18E706F6">
          <w:rPr>
            <w:rFonts w:asciiTheme="majorHAnsi" w:hAnsiTheme="majorHAnsi" w:cstheme="majorBidi"/>
            <w:lang w:val="en-GB"/>
          </w:rPr>
          <w:t xml:space="preserve">who lost the </w:t>
        </w:r>
      </w:ins>
      <w:ins w:id="370" w:author="seiroi@gmail.com" w:date="2024-03-14T06:28:00Z">
        <w:r w:rsidR="18E706F6" w:rsidRPr="18E706F6">
          <w:rPr>
            <w:rFonts w:asciiTheme="majorHAnsi" w:hAnsiTheme="majorHAnsi" w:cstheme="majorBidi"/>
            <w:lang w:val="en-GB"/>
          </w:rPr>
          <w:t xml:space="preserve">formal sector </w:t>
        </w:r>
      </w:ins>
      <w:ins w:id="371" w:author="seiroi@gmail.com" w:date="2024-03-14T06:26:00Z">
        <w:r w:rsidR="18E706F6" w:rsidRPr="18E706F6">
          <w:rPr>
            <w:rFonts w:asciiTheme="majorHAnsi" w:hAnsiTheme="majorHAnsi" w:cstheme="majorBidi"/>
            <w:lang w:val="en-GB"/>
          </w:rPr>
          <w:t xml:space="preserve">job </w:t>
        </w:r>
      </w:ins>
      <w:ins w:id="372" w:author="seiroi@gmail.com" w:date="2024-03-14T06:25:00Z">
        <w:r w:rsidR="18E706F6" w:rsidRPr="18E706F6">
          <w:rPr>
            <w:rFonts w:asciiTheme="majorHAnsi" w:hAnsiTheme="majorHAnsi" w:cstheme="majorBidi"/>
            <w:lang w:val="en-GB"/>
          </w:rPr>
          <w:t xml:space="preserve">may </w:t>
        </w:r>
      </w:ins>
      <w:ins w:id="373" w:author="seiroi@gmail.com" w:date="2024-03-14T06:28:00Z">
        <w:r w:rsidR="18E706F6" w:rsidRPr="18E706F6">
          <w:rPr>
            <w:rFonts w:asciiTheme="majorHAnsi" w:hAnsiTheme="majorHAnsi" w:cstheme="majorBidi"/>
            <w:lang w:val="en-GB"/>
          </w:rPr>
          <w:t xml:space="preserve">find </w:t>
        </w:r>
      </w:ins>
      <w:ins w:id="374" w:author="seiroi@gmail.com" w:date="2024-03-14T06:29:00Z">
        <w:r w:rsidR="18E706F6" w:rsidRPr="18E706F6">
          <w:rPr>
            <w:rFonts w:asciiTheme="majorHAnsi" w:hAnsiTheme="majorHAnsi" w:cstheme="majorBidi"/>
            <w:lang w:val="en-GB"/>
          </w:rPr>
          <w:t>an</w:t>
        </w:r>
      </w:ins>
      <w:ins w:id="375" w:author="seiroi@gmail.com" w:date="2024-03-14T06:26:00Z">
        <w:r w:rsidR="18E706F6" w:rsidRPr="18E706F6">
          <w:rPr>
            <w:rFonts w:asciiTheme="majorHAnsi" w:hAnsiTheme="majorHAnsi" w:cstheme="majorBidi"/>
            <w:lang w:val="en-GB"/>
          </w:rPr>
          <w:t xml:space="preserve"> informal sector</w:t>
        </w:r>
      </w:ins>
      <w:ins w:id="376" w:author="seiroi@gmail.com" w:date="2024-03-14T06:29:00Z">
        <w:r w:rsidR="18E706F6" w:rsidRPr="18E706F6">
          <w:rPr>
            <w:rFonts w:asciiTheme="majorHAnsi" w:hAnsiTheme="majorHAnsi" w:cstheme="majorBidi"/>
            <w:lang w:val="en-GB"/>
          </w:rPr>
          <w:t xml:space="preserve"> job</w:t>
        </w:r>
      </w:ins>
      <w:ins w:id="377" w:author="seiroi@gmail.com" w:date="2024-03-14T06:26:00Z">
        <w:r w:rsidR="18E706F6" w:rsidRPr="18E706F6">
          <w:rPr>
            <w:rFonts w:asciiTheme="majorHAnsi" w:hAnsiTheme="majorHAnsi" w:cstheme="majorBidi"/>
            <w:lang w:val="en-GB"/>
          </w:rPr>
          <w:t xml:space="preserve">, or increased employment of the formal sector may be accompanied with reduced employment </w:t>
        </w:r>
      </w:ins>
      <w:ins w:id="378" w:author="seiroi@gmail.com" w:date="2024-03-14T06:29:00Z">
        <w:r w:rsidR="18E706F6" w:rsidRPr="18E706F6">
          <w:rPr>
            <w:rFonts w:asciiTheme="majorHAnsi" w:hAnsiTheme="majorHAnsi" w:cstheme="majorBidi"/>
            <w:lang w:val="en-GB"/>
          </w:rPr>
          <w:t>of</w:t>
        </w:r>
      </w:ins>
      <w:ins w:id="379" w:author="seiroi@gmail.com" w:date="2024-03-14T06:26:00Z">
        <w:r w:rsidR="18E706F6" w:rsidRPr="18E706F6">
          <w:rPr>
            <w:rFonts w:asciiTheme="majorHAnsi" w:hAnsiTheme="majorHAnsi" w:cstheme="majorBidi"/>
            <w:lang w:val="en-GB"/>
          </w:rPr>
          <w:t xml:space="preserve"> the informa</w:t>
        </w:r>
      </w:ins>
      <w:ins w:id="380" w:author="seiroi@gmail.com" w:date="2024-03-14T06:27:00Z">
        <w:r w:rsidR="18E706F6" w:rsidRPr="18E706F6">
          <w:rPr>
            <w:rFonts w:asciiTheme="majorHAnsi" w:hAnsiTheme="majorHAnsi" w:cstheme="majorBidi"/>
            <w:lang w:val="en-GB"/>
          </w:rPr>
          <w:t>l sector.</w:t>
        </w:r>
      </w:ins>
      <w:ins w:id="381" w:author="seiroi@gmail.com" w:date="2024-03-14T06:25:00Z">
        <w:r w:rsidR="18E706F6" w:rsidRPr="18E706F6">
          <w:rPr>
            <w:rFonts w:asciiTheme="majorHAnsi" w:hAnsiTheme="majorHAnsi" w:cstheme="majorBidi"/>
            <w:lang w:val="en-GB"/>
          </w:rPr>
          <w:t xml:space="preserve"> </w:t>
        </w:r>
      </w:ins>
      <w:ins w:id="382" w:author="seiroi@gmail.com" w:date="2024-03-14T06:49:00Z">
        <w:r w:rsidR="18E706F6" w:rsidRPr="18E706F6">
          <w:rPr>
            <w:rFonts w:asciiTheme="majorHAnsi" w:hAnsiTheme="majorHAnsi" w:cstheme="majorBidi"/>
            <w:lang w:val="en-GB"/>
          </w:rPr>
          <w:t>Therefore, we consider the impacts we observe in our data are only a part of the story, and the economy wide impacts are understated.</w:t>
        </w:r>
      </w:ins>
      <w:commentRangeStart w:id="383"/>
      <w:commentRangeEnd w:id="383"/>
      <w:r w:rsidR="44E4167A">
        <w:rPr>
          <w:rStyle w:val="ae"/>
        </w:rPr>
        <w:commentReference w:id="383"/>
      </w:r>
      <w:ins w:id="384" w:author="seiroi@gmail.com" w:date="2024-03-14T06:49:00Z">
        <w:r w:rsidR="18E706F6" w:rsidRPr="18E706F6">
          <w:rPr>
            <w:rFonts w:asciiTheme="majorHAnsi" w:hAnsiTheme="majorHAnsi" w:cstheme="majorBidi"/>
            <w:lang w:val="en-GB"/>
          </w:rPr>
          <w:t xml:space="preserve"> </w:t>
        </w:r>
      </w:ins>
      <w:ins w:id="385" w:author="seiroi@gmail.com" w:date="2024-03-14T06:29:00Z">
        <w:r w:rsidR="18E706F6" w:rsidRPr="18E706F6">
          <w:rPr>
            <w:rFonts w:asciiTheme="majorHAnsi" w:hAnsiTheme="majorHAnsi" w:cstheme="majorBidi"/>
            <w:lang w:val="en-GB"/>
          </w:rPr>
          <w:t>While this is a limitation to almost all demand-side research of developing countries</w:t>
        </w:r>
      </w:ins>
      <w:ins w:id="386" w:author="seiroi@gmail.com" w:date="2024-03-14T06:33:00Z">
        <w:r w:rsidR="18E706F6" w:rsidRPr="18E706F6">
          <w:rPr>
            <w:rFonts w:asciiTheme="majorHAnsi" w:hAnsiTheme="majorHAnsi" w:cstheme="majorBidi"/>
            <w:lang w:val="en-GB"/>
          </w:rPr>
          <w:t xml:space="preserve"> and </w:t>
        </w:r>
      </w:ins>
      <w:r w:rsidR="18E706F6" w:rsidRPr="18E706F6">
        <w:rPr>
          <w:rFonts w:asciiTheme="majorHAnsi" w:hAnsiTheme="majorHAnsi" w:cstheme="majorBidi"/>
          <w:lang w:val="en-GB"/>
        </w:rPr>
        <w:t xml:space="preserve">the </w:t>
      </w:r>
      <w:proofErr w:type="spellStart"/>
      <w:r w:rsidR="18E706F6" w:rsidRPr="18E706F6">
        <w:rPr>
          <w:rFonts w:asciiTheme="majorHAnsi" w:hAnsiTheme="majorHAnsi" w:cstheme="majorBidi"/>
          <w:lang w:val="en-GB"/>
        </w:rPr>
        <w:t>disemployment</w:t>
      </w:r>
      <w:proofErr w:type="spellEnd"/>
      <w:r w:rsidR="18E706F6" w:rsidRPr="18E706F6">
        <w:rPr>
          <w:rFonts w:asciiTheme="majorHAnsi" w:hAnsiTheme="majorHAnsi" w:cstheme="majorBidi"/>
          <w:lang w:val="en-GB"/>
        </w:rPr>
        <w:t xml:space="preserve"> </w:t>
      </w:r>
      <w:del w:id="387" w:author="seiroi@gmail.com" w:date="2024-03-14T06:50:00Z">
        <w:r w:rsidR="44E4167A" w:rsidRPr="18E706F6" w:rsidDel="18E706F6">
          <w:rPr>
            <w:rFonts w:asciiTheme="majorHAnsi" w:hAnsiTheme="majorHAnsi" w:cstheme="majorBidi"/>
            <w:lang w:val="en-GB"/>
          </w:rPr>
          <w:delText xml:space="preserve">impacts </w:delText>
        </w:r>
      </w:del>
      <w:r w:rsidR="18E706F6" w:rsidRPr="18E706F6">
        <w:rPr>
          <w:rFonts w:asciiTheme="majorHAnsi" w:hAnsiTheme="majorHAnsi" w:cstheme="majorBidi"/>
          <w:lang w:val="en-GB"/>
        </w:rPr>
        <w:t>we find require</w:t>
      </w:r>
      <w:ins w:id="388" w:author="seiroi@gmail.com" w:date="2024-03-14T06:39:00Z">
        <w:r w:rsidR="18E706F6" w:rsidRPr="18E706F6">
          <w:rPr>
            <w:rFonts w:asciiTheme="majorHAnsi" w:hAnsiTheme="majorHAnsi" w:cstheme="majorBidi"/>
            <w:lang w:val="en-GB"/>
          </w:rPr>
          <w:t>s</w:t>
        </w:r>
      </w:ins>
      <w:r w:rsidR="18E706F6" w:rsidRPr="18E706F6">
        <w:rPr>
          <w:rFonts w:asciiTheme="majorHAnsi" w:hAnsiTheme="majorHAnsi" w:cstheme="majorBidi"/>
          <w:lang w:val="en-GB"/>
        </w:rPr>
        <w:t xml:space="preserve"> a careful </w:t>
      </w:r>
      <w:del w:id="389" w:author="seiroi@gmail.com" w:date="2024-03-14T06:33:00Z">
        <w:r w:rsidR="44E4167A" w:rsidRPr="18E706F6" w:rsidDel="18E706F6">
          <w:rPr>
            <w:rFonts w:asciiTheme="majorHAnsi" w:hAnsiTheme="majorHAnsi" w:cstheme="majorBidi"/>
            <w:lang w:val="en-GB"/>
          </w:rPr>
          <w:delText xml:space="preserve">quantitative </w:delText>
        </w:r>
      </w:del>
      <w:r w:rsidR="18E706F6" w:rsidRPr="18E706F6">
        <w:rPr>
          <w:rFonts w:asciiTheme="majorHAnsi" w:hAnsiTheme="majorHAnsi" w:cstheme="majorBidi"/>
          <w:lang w:val="en-GB"/>
        </w:rPr>
        <w:t>interpretation</w:t>
      </w:r>
      <w:ins w:id="390" w:author="seiroi@gmail.com" w:date="2024-03-14T06:33:00Z">
        <w:r w:rsidR="18E706F6" w:rsidRPr="18E706F6">
          <w:rPr>
            <w:rFonts w:asciiTheme="majorHAnsi" w:hAnsiTheme="majorHAnsi" w:cstheme="majorBidi"/>
            <w:lang w:val="en-GB"/>
          </w:rPr>
          <w:t xml:space="preserve"> when we quantify the </w:t>
        </w:r>
      </w:ins>
      <w:ins w:id="391" w:author="seiroi@gmail.com" w:date="2024-03-14T06:34:00Z">
        <w:r w:rsidR="18E706F6" w:rsidRPr="18E706F6">
          <w:rPr>
            <w:rFonts w:asciiTheme="majorHAnsi" w:hAnsiTheme="majorHAnsi" w:cstheme="majorBidi"/>
            <w:lang w:val="en-GB"/>
          </w:rPr>
          <w:t>impacts</w:t>
        </w:r>
      </w:ins>
      <w:ins w:id="392" w:author="seiroi@gmail.com" w:date="2024-03-14T06:30:00Z">
        <w:r w:rsidR="18E706F6" w:rsidRPr="18E706F6">
          <w:rPr>
            <w:rFonts w:asciiTheme="majorHAnsi" w:hAnsiTheme="majorHAnsi" w:cstheme="majorBidi"/>
            <w:lang w:val="en-GB"/>
          </w:rPr>
          <w:t xml:space="preserve">, </w:t>
        </w:r>
      </w:ins>
      <w:ins w:id="393" w:author="seiroi@gmail.com" w:date="2024-03-14T06:51:00Z">
        <w:r w:rsidR="3DE3102C" w:rsidRPr="18E706F6">
          <w:rPr>
            <w:rFonts w:asciiTheme="majorHAnsi" w:hAnsiTheme="majorHAnsi" w:cstheme="majorBidi"/>
            <w:lang w:val="en-GB"/>
          </w:rPr>
          <w:t xml:space="preserve">we note that </w:t>
        </w:r>
      </w:ins>
      <w:ins w:id="394" w:author="seiroi@gmail.com" w:date="2024-03-14T06:30:00Z">
        <w:r w:rsidR="18E706F6" w:rsidRPr="18E706F6">
          <w:rPr>
            <w:rFonts w:asciiTheme="majorHAnsi" w:hAnsiTheme="majorHAnsi" w:cstheme="majorBidi"/>
            <w:lang w:val="en-GB"/>
          </w:rPr>
          <w:t xml:space="preserve">the </w:t>
        </w:r>
      </w:ins>
      <w:ins w:id="395" w:author="seiroi@gmail.com" w:date="2024-03-14T06:31:00Z">
        <w:r w:rsidR="18E706F6" w:rsidRPr="18E706F6">
          <w:rPr>
            <w:rFonts w:asciiTheme="majorHAnsi" w:hAnsiTheme="majorHAnsi" w:cstheme="majorBidi"/>
            <w:lang w:val="en-GB"/>
          </w:rPr>
          <w:t xml:space="preserve">lower </w:t>
        </w:r>
      </w:ins>
      <w:ins w:id="396" w:author="seiroi@gmail.com" w:date="2024-03-14T06:30:00Z">
        <w:r w:rsidR="18E706F6" w:rsidRPr="18E706F6">
          <w:rPr>
            <w:rFonts w:asciiTheme="majorHAnsi" w:hAnsiTheme="majorHAnsi" w:cstheme="majorBidi"/>
            <w:lang w:val="en-GB"/>
          </w:rPr>
          <w:t xml:space="preserve">remuneration and </w:t>
        </w:r>
      </w:ins>
      <w:ins w:id="397" w:author="seiroi@gmail.com" w:date="2024-03-14T06:31:00Z">
        <w:r w:rsidR="18E706F6" w:rsidRPr="18E706F6">
          <w:rPr>
            <w:rFonts w:asciiTheme="majorHAnsi" w:hAnsiTheme="majorHAnsi" w:cstheme="majorBidi"/>
            <w:lang w:val="en-GB"/>
          </w:rPr>
          <w:t xml:space="preserve">higher </w:t>
        </w:r>
      </w:ins>
      <w:ins w:id="398" w:author="seiroi@gmail.com" w:date="2024-03-14T06:30:00Z">
        <w:r w:rsidR="18E706F6" w:rsidRPr="18E706F6">
          <w:rPr>
            <w:rFonts w:asciiTheme="majorHAnsi" w:hAnsiTheme="majorHAnsi" w:cstheme="majorBidi"/>
            <w:lang w:val="en-GB"/>
          </w:rPr>
          <w:t xml:space="preserve">transaction costs </w:t>
        </w:r>
      </w:ins>
      <w:ins w:id="399" w:author="seiroi@gmail.com" w:date="2024-03-14T06:31:00Z">
        <w:r w:rsidR="18E706F6" w:rsidRPr="18E706F6">
          <w:rPr>
            <w:rFonts w:asciiTheme="majorHAnsi" w:hAnsiTheme="majorHAnsi" w:cstheme="majorBidi"/>
            <w:lang w:val="en-GB"/>
          </w:rPr>
          <w:t>of</w:t>
        </w:r>
      </w:ins>
      <w:ins w:id="400" w:author="seiroi@gmail.com" w:date="2024-03-14T06:30:00Z">
        <w:r w:rsidR="18E706F6" w:rsidRPr="18E706F6">
          <w:rPr>
            <w:rFonts w:asciiTheme="majorHAnsi" w:hAnsiTheme="majorHAnsi" w:cstheme="majorBidi"/>
            <w:lang w:val="en-GB"/>
          </w:rPr>
          <w:t xml:space="preserve"> informal sector work indicate that </w:t>
        </w:r>
      </w:ins>
      <w:ins w:id="401" w:author="seiroi@gmail.com" w:date="2024-03-14T06:33:00Z">
        <w:r w:rsidR="18E706F6" w:rsidRPr="18E706F6">
          <w:rPr>
            <w:rFonts w:asciiTheme="majorHAnsi" w:hAnsiTheme="majorHAnsi" w:cstheme="majorBidi"/>
            <w:lang w:val="en-GB"/>
          </w:rPr>
          <w:t xml:space="preserve">they </w:t>
        </w:r>
      </w:ins>
      <w:ins w:id="402" w:author="seiroi@gmail.com" w:date="2024-03-14T06:31:00Z">
        <w:r w:rsidR="18E706F6" w:rsidRPr="18E706F6">
          <w:rPr>
            <w:rFonts w:asciiTheme="majorHAnsi" w:hAnsiTheme="majorHAnsi" w:cstheme="majorBidi"/>
            <w:lang w:val="en-GB"/>
          </w:rPr>
          <w:t xml:space="preserve">are </w:t>
        </w:r>
      </w:ins>
      <w:ins w:id="403" w:author="seiroi@gmail.com" w:date="2024-03-14T06:51:00Z">
        <w:r w:rsidR="421072B7" w:rsidRPr="18E706F6">
          <w:rPr>
            <w:rFonts w:asciiTheme="majorHAnsi" w:hAnsiTheme="majorHAnsi" w:cstheme="majorBidi"/>
            <w:lang w:val="en-GB"/>
          </w:rPr>
          <w:t xml:space="preserve">likely to be </w:t>
        </w:r>
      </w:ins>
      <w:ins w:id="404" w:author="seiroi@gmail.com" w:date="2024-03-14T06:31:00Z">
        <w:r w:rsidR="18E706F6" w:rsidRPr="18E706F6">
          <w:rPr>
            <w:rFonts w:asciiTheme="majorHAnsi" w:hAnsiTheme="majorHAnsi" w:cstheme="majorBidi"/>
            <w:lang w:val="en-GB"/>
          </w:rPr>
          <w:t>associated with welfare losses.</w:t>
        </w:r>
      </w:ins>
      <w:ins w:id="405" w:author="seiroi@gmail.com" w:date="2024-03-14T06:29:00Z">
        <w:r w:rsidR="18E706F6" w:rsidRPr="18E706F6">
          <w:rPr>
            <w:rFonts w:asciiTheme="majorHAnsi" w:hAnsiTheme="majorHAnsi" w:cstheme="majorBidi"/>
            <w:lang w:val="en-GB"/>
          </w:rPr>
          <w:t xml:space="preserve"> </w:t>
        </w:r>
      </w:ins>
      <w:ins w:id="406" w:author="seiroi@gmail.com" w:date="2024-03-14T06:13:00Z">
        <w:r w:rsidR="18E706F6" w:rsidRPr="18E706F6">
          <w:rPr>
            <w:rFonts w:asciiTheme="majorHAnsi" w:hAnsiTheme="majorHAnsi" w:cstheme="majorBidi"/>
            <w:lang w:val="en-GB"/>
          </w:rPr>
          <w:t xml:space="preserve"> </w:t>
        </w:r>
      </w:ins>
      <w:ins w:id="407" w:author="Von Fintel, Dieter [dieter2@sun.ac.za]" w:date="2024-02-26T11:45:00Z">
        <w:del w:id="408" w:author="seiroi@gmail.com" w:date="2024-03-14T06:24:00Z">
          <w:r w:rsidR="44E4167A" w:rsidRPr="18E706F6" w:rsidDel="18E706F6">
            <w:rPr>
              <w:rFonts w:asciiTheme="majorHAnsi" w:hAnsiTheme="majorHAnsi" w:cstheme="majorBidi"/>
              <w:lang w:val="en-GB"/>
            </w:rPr>
            <w:delText>This is not problematic for this study since the informal sector is not regulated by minimum wages (Bhorat et al., 2017).</w:delText>
          </w:r>
        </w:del>
      </w:ins>
      <w:commentRangeStart w:id="409"/>
      <w:commentRangeEnd w:id="409"/>
      <w:r w:rsidR="44E4167A">
        <w:rPr>
          <w:rStyle w:val="ae"/>
        </w:rPr>
        <w:commentReference w:id="409"/>
      </w:r>
      <w:ins w:id="410" w:author="Von Fintel, Dieter [dieter2@sun.ac.za]" w:date="2024-02-26T11:45:00Z">
        <w:del w:id="411" w:author="seiroi@gmail.com" w:date="2024-03-14T06:24:00Z">
          <w:r w:rsidR="44E4167A" w:rsidRPr="18E706F6" w:rsidDel="18E706F6">
            <w:rPr>
              <w:rFonts w:asciiTheme="majorHAnsi" w:hAnsiTheme="majorHAnsi" w:cstheme="majorBidi"/>
              <w:lang w:val="en-US"/>
            </w:rPr>
            <w:delText xml:space="preserve"> </w:delText>
          </w:r>
        </w:del>
      </w:ins>
      <w:commentRangeStart w:id="412"/>
      <w:commentRangeEnd w:id="412"/>
      <w:r w:rsidR="44E4167A">
        <w:rPr>
          <w:rStyle w:val="ae"/>
        </w:rPr>
        <w:commentReference w:id="412"/>
      </w:r>
    </w:p>
    <w:p w14:paraId="31503D65" w14:textId="0672A79F" w:rsidR="00AB27C9" w:rsidRDefault="00AB27C9" w:rsidP="18E706F6">
      <w:pPr>
        <w:rPr>
          <w:ins w:id="413" w:author="Von Fintel, Dieter [dieter2@sun.ac.za]" w:date="2024-02-26T11:45:00Z"/>
          <w:del w:id="414" w:author="seiroi@gmail.com" w:date="2024-03-14T06:24:00Z"/>
          <w:rFonts w:asciiTheme="majorHAnsi" w:hAnsiTheme="majorHAnsi" w:cstheme="majorBidi"/>
          <w:lang w:val="en-US"/>
        </w:rPr>
      </w:pPr>
    </w:p>
    <w:p w14:paraId="1C01595E" w14:textId="170FE89A" w:rsidR="00AB27C9" w:rsidRDefault="44E4167A" w:rsidP="40939A00">
      <w:pPr>
        <w:jc w:val="both"/>
        <w:rPr>
          <w:ins w:id="415" w:author="Von Fintel, Dieter [dieter2@sun.ac.za]" w:date="2024-02-26T11:44:00Z"/>
          <w:rFonts w:asciiTheme="majorHAnsi" w:hAnsiTheme="majorHAnsi" w:cstheme="majorBidi"/>
          <w:lang w:val="en-US"/>
        </w:rPr>
      </w:pPr>
      <w:ins w:id="416" w:author="Von Fintel, Dieter [dieter2@sun.ac.za]" w:date="2024-02-26T11:44:00Z">
        <w:r w:rsidRPr="40939A00">
          <w:rPr>
            <w:rFonts w:asciiTheme="majorHAnsi" w:hAnsiTheme="majorHAnsi" w:cstheme="majorBidi"/>
            <w:lang w:val="en-US"/>
          </w:rPr>
          <w:t xml:space="preserve">Given that the agricultural minimum wages affect all formal agricultural producers, we do not have a pure control group. Following the previous studies, we use the fraction of affected workers as the </w:t>
        </w:r>
      </w:ins>
      <w:ins w:id="417" w:author="Von Fintel, Dieter [dieter2@sun.ac.za]" w:date="2024-02-26T11:45:00Z">
        <w:r w:rsidR="1D52BF4E" w:rsidRPr="40939A00">
          <w:rPr>
            <w:rFonts w:asciiTheme="majorHAnsi" w:hAnsiTheme="majorHAnsi" w:cstheme="majorBidi"/>
            <w:lang w:val="en-US"/>
          </w:rPr>
          <w:t xml:space="preserve">continuous </w:t>
        </w:r>
      </w:ins>
      <w:ins w:id="418" w:author="Von Fintel, Dieter [dieter2@sun.ac.za]" w:date="2024-02-26T11:44:00Z">
        <w:r w:rsidRPr="40939A00">
          <w:rPr>
            <w:rFonts w:asciiTheme="majorHAnsi" w:hAnsiTheme="majorHAnsi" w:cstheme="majorBidi"/>
            <w:lang w:val="en-US"/>
          </w:rPr>
          <w:t xml:space="preserve">exposure variable at the farm level. </w:t>
        </w:r>
      </w:ins>
    </w:p>
    <w:p w14:paraId="27963C19" w14:textId="413B9F45" w:rsidR="00AB27C9" w:rsidRDefault="44E4167A" w:rsidP="18E706F6">
      <w:pPr>
        <w:jc w:val="both"/>
        <w:rPr>
          <w:ins w:id="419" w:author="Von Fintel, Dieter [dieter2@sun.ac.za]" w:date="2024-02-26T11:44:00Z"/>
          <w:del w:id="420" w:author="seiroi@gmail.com" w:date="2024-03-14T06:48:00Z"/>
          <w:rFonts w:asciiTheme="majorHAnsi" w:hAnsiTheme="majorHAnsi" w:cstheme="majorBidi"/>
          <w:lang w:val="en-GB"/>
        </w:rPr>
      </w:pPr>
      <w:ins w:id="421" w:author="Von Fintel, Dieter [dieter2@sun.ac.za]" w:date="2024-02-26T11:44:00Z">
        <w:del w:id="422" w:author="seiroi@gmail.com" w:date="2024-03-14T06:50:00Z">
          <w:r w:rsidRPr="18E706F6" w:rsidDel="44E4167A">
            <w:rPr>
              <w:rFonts w:asciiTheme="majorHAnsi" w:hAnsiTheme="majorHAnsi" w:cstheme="majorBidi"/>
              <w:lang w:val="en-US"/>
            </w:rPr>
            <w:delText xml:space="preserve">The coverage of data that excludes informal sector producers </w:delText>
          </w:r>
          <w:r w:rsidRPr="18E706F6" w:rsidDel="44E4167A">
            <w:rPr>
              <w:rFonts w:asciiTheme="majorHAnsi" w:hAnsiTheme="majorHAnsi" w:cstheme="majorBidi"/>
              <w:lang w:val="en-GB"/>
            </w:rPr>
            <w:delText>raises a caution on how we interpret the results. When formal and informal labour markets are connected, as in the case of most developing countries, changes in the formal labour market conditions have impacts on the informal labour markets, because the former is large enough in size relative to the latter (see the US example in Fan and Pena, 2019). A rise in minimum wage, if it reduces the jobs in formal labour markets, can have a negative spillover on the informal employment which we do not observe. Therefore, we consider the impacts we observe in our data are only a part of the story, and the economy wide impacts are understated.</w:delText>
          </w:r>
        </w:del>
      </w:ins>
      <w:commentRangeStart w:id="423"/>
      <w:commentRangeEnd w:id="423"/>
      <w:r>
        <w:rPr>
          <w:rStyle w:val="ae"/>
        </w:rPr>
        <w:commentReference w:id="423"/>
      </w:r>
    </w:p>
    <w:p w14:paraId="20858773" w14:textId="2710D062" w:rsidR="00AB27C9" w:rsidRDefault="00082070" w:rsidP="18E706F6">
      <w:pPr>
        <w:jc w:val="both"/>
        <w:rPr>
          <w:ins w:id="424" w:author="seiroi@gmail.com" w:date="2024-02-22T03:05:00Z"/>
          <w:del w:id="425" w:author="Von Fintel, Dieter [dieter2@sun.ac.za]" w:date="2024-02-26T11:44:00Z"/>
          <w:rFonts w:asciiTheme="majorHAnsi" w:hAnsiTheme="majorHAnsi" w:cstheme="majorBidi"/>
          <w:lang w:val="en-GB"/>
        </w:rPr>
      </w:pPr>
      <w:del w:id="426" w:author="Von Fintel, Dieter [dieter2@sun.ac.za]" w:date="2024-02-26T11:44:00Z">
        <w:r w:rsidRPr="18E706F6" w:rsidDel="00082070">
          <w:rPr>
            <w:rFonts w:asciiTheme="majorHAnsi" w:hAnsiTheme="majorHAnsi" w:cstheme="majorBidi"/>
            <w:lang w:val="en-GB"/>
          </w:rPr>
          <w:delText>Given the administrative limitation in tax collection, they exclude the informal sector producers. is is not problematic for this study since the informal sector is not regulated by minimum wage regulation (Bhorat et al., 2017).</w:delText>
        </w:r>
      </w:del>
      <w:commentRangeStart w:id="427"/>
      <w:commentRangeEnd w:id="427"/>
      <w:r>
        <w:rPr>
          <w:rStyle w:val="ae"/>
        </w:rPr>
        <w:commentReference w:id="427"/>
      </w:r>
    </w:p>
    <w:p w14:paraId="45ADE0C0" w14:textId="2AA42E66" w:rsidR="00AB27C9" w:rsidRDefault="2479E063" w:rsidP="0350950E">
      <w:pPr>
        <w:jc w:val="both"/>
        <w:rPr>
          <w:ins w:id="428" w:author="marliespiek@icloud.com" w:date="2024-02-12T11:41:00Z"/>
          <w:rFonts w:asciiTheme="majorHAnsi" w:hAnsiTheme="majorHAnsi" w:cstheme="majorBidi"/>
          <w:lang w:val="en-GB"/>
        </w:rPr>
      </w:pPr>
      <w:ins w:id="429" w:author="marliespiek@icloud.com" w:date="2024-02-12T11:30:00Z">
        <w:r w:rsidRPr="40939A00">
          <w:rPr>
            <w:rFonts w:asciiTheme="majorHAnsi" w:hAnsiTheme="majorHAnsi" w:cstheme="majorBidi"/>
            <w:lang w:val="en-GB"/>
          </w:rPr>
          <w:t xml:space="preserve">The </w:t>
        </w:r>
      </w:ins>
      <w:ins w:id="430" w:author="marliespiek@icloud.com" w:date="2024-02-12T11:36:00Z">
        <w:r w:rsidR="533CF6ED" w:rsidRPr="40939A00">
          <w:rPr>
            <w:rFonts w:asciiTheme="majorHAnsi" w:hAnsiTheme="majorHAnsi" w:cstheme="majorBidi"/>
            <w:lang w:val="en-GB"/>
          </w:rPr>
          <w:t>tax certificate</w:t>
        </w:r>
      </w:ins>
      <w:ins w:id="431" w:author="marliespiek@icloud.com" w:date="2024-02-12T11:31:00Z">
        <w:r w:rsidR="1F5F10E8" w:rsidRPr="40939A00">
          <w:rPr>
            <w:rFonts w:asciiTheme="majorHAnsi" w:hAnsiTheme="majorHAnsi" w:cstheme="majorBidi"/>
            <w:lang w:val="en-GB"/>
          </w:rPr>
          <w:t xml:space="preserve"> data</w:t>
        </w:r>
      </w:ins>
      <w:ins w:id="432" w:author="seiroi@gmail.com" w:date="2024-02-22T03:23:00Z">
        <w:r w:rsidR="020241D6" w:rsidRPr="40939A00">
          <w:rPr>
            <w:rFonts w:asciiTheme="majorHAnsi" w:hAnsiTheme="majorHAnsi" w:cstheme="majorBidi"/>
            <w:lang w:val="en-GB"/>
          </w:rPr>
          <w:t xml:space="preserve"> (IRP5)</w:t>
        </w:r>
      </w:ins>
      <w:ins w:id="433" w:author="marliespiek@icloud.com" w:date="2024-02-12T11:31:00Z">
        <w:r w:rsidR="1F5F10E8" w:rsidRPr="40939A00">
          <w:rPr>
            <w:rFonts w:asciiTheme="majorHAnsi" w:hAnsiTheme="majorHAnsi" w:cstheme="majorBidi"/>
            <w:lang w:val="en-GB"/>
          </w:rPr>
          <w:t xml:space="preserve"> </w:t>
        </w:r>
      </w:ins>
      <w:ins w:id="434" w:author="marliespiek@icloud.com" w:date="2024-02-12T11:30:00Z">
        <w:r w:rsidRPr="40939A00">
          <w:rPr>
            <w:rFonts w:asciiTheme="majorHAnsi" w:hAnsiTheme="majorHAnsi" w:cstheme="majorBidi"/>
            <w:lang w:val="en-GB"/>
          </w:rPr>
          <w:t xml:space="preserve">cover the population of formally employed individuals </w:t>
        </w:r>
      </w:ins>
      <w:ins w:id="435" w:author="marliespiek@icloud.com" w:date="2024-02-12T11:32:00Z">
        <w:r w:rsidR="1C99667A" w:rsidRPr="40939A00">
          <w:rPr>
            <w:rFonts w:asciiTheme="majorHAnsi" w:hAnsiTheme="majorHAnsi" w:cstheme="majorBidi"/>
            <w:lang w:val="en-GB"/>
          </w:rPr>
          <w:t>who earn more than R2000 a year</w:t>
        </w:r>
      </w:ins>
      <w:ins w:id="436" w:author="marliespiek@icloud.com" w:date="2024-02-12T11:35:00Z">
        <w:r w:rsidR="43259E00" w:rsidRPr="40939A00">
          <w:rPr>
            <w:rFonts w:asciiTheme="majorHAnsi" w:hAnsiTheme="majorHAnsi" w:cstheme="majorBidi"/>
            <w:lang w:val="en-GB"/>
          </w:rPr>
          <w:t xml:space="preserve"> at a given employer</w:t>
        </w:r>
      </w:ins>
      <w:ins w:id="437" w:author="marliespiek@icloud.com" w:date="2024-02-12T11:32:00Z">
        <w:r w:rsidR="5AC914D8" w:rsidRPr="40939A00">
          <w:rPr>
            <w:rFonts w:asciiTheme="majorHAnsi" w:hAnsiTheme="majorHAnsi" w:cstheme="majorBidi"/>
            <w:lang w:val="en-GB"/>
          </w:rPr>
          <w:t>.</w:t>
        </w:r>
        <w:r w:rsidR="2E863EA7" w:rsidRPr="40939A00">
          <w:rPr>
            <w:rFonts w:asciiTheme="majorHAnsi" w:hAnsiTheme="majorHAnsi" w:cstheme="majorBidi"/>
            <w:lang w:val="en-GB"/>
          </w:rPr>
          <w:t xml:space="preserve"> </w:t>
        </w:r>
      </w:ins>
      <w:ins w:id="438" w:author="marliespiek@icloud.com" w:date="2024-02-12T11:36:00Z">
        <w:r w:rsidR="2CAA24FB" w:rsidRPr="40939A00">
          <w:rPr>
            <w:rFonts w:asciiTheme="majorHAnsi" w:hAnsiTheme="majorHAnsi" w:cstheme="majorBidi"/>
            <w:lang w:val="en-GB"/>
          </w:rPr>
          <w:t xml:space="preserve">They contain </w:t>
        </w:r>
      </w:ins>
      <w:ins w:id="439" w:author="marliespiek@icloud.com" w:date="2024-02-12T11:30:00Z">
        <w:r w:rsidRPr="40939A00">
          <w:rPr>
            <w:rFonts w:asciiTheme="majorHAnsi" w:hAnsiTheme="majorHAnsi" w:cstheme="majorBidi"/>
            <w:lang w:val="en-GB"/>
          </w:rPr>
          <w:t>information such as job duration, the amount of income received, the source of income, a</w:t>
        </w:r>
      </w:ins>
      <w:ins w:id="440" w:author="marliespiek@icloud.com" w:date="2024-02-12T11:36:00Z">
        <w:r w:rsidR="27B5BC77" w:rsidRPr="40939A00">
          <w:rPr>
            <w:rFonts w:asciiTheme="majorHAnsi" w:hAnsiTheme="majorHAnsi" w:cstheme="majorBidi"/>
            <w:lang w:val="en-GB"/>
          </w:rPr>
          <w:t>nd a</w:t>
        </w:r>
      </w:ins>
      <w:ins w:id="441" w:author="marliespiek@icloud.com" w:date="2024-02-12T11:30:00Z">
        <w:r w:rsidRPr="40939A00">
          <w:rPr>
            <w:rFonts w:asciiTheme="majorHAnsi" w:hAnsiTheme="majorHAnsi" w:cstheme="majorBidi"/>
            <w:lang w:val="en-GB"/>
          </w:rPr>
          <w:t xml:space="preserve"> firm identifier</w:t>
        </w:r>
      </w:ins>
      <w:ins w:id="442" w:author="marliespiek@icloud.com" w:date="2024-02-12T11:35:00Z">
        <w:r w:rsidR="18DD0A25" w:rsidRPr="40939A00">
          <w:rPr>
            <w:rFonts w:asciiTheme="majorHAnsi" w:hAnsiTheme="majorHAnsi" w:cstheme="majorBidi"/>
            <w:lang w:val="en-GB"/>
          </w:rPr>
          <w:t xml:space="preserve">. </w:t>
        </w:r>
      </w:ins>
      <w:ins w:id="443" w:author="marliespiek@icloud.com" w:date="2024-02-12T11:30:00Z">
        <w:r w:rsidRPr="40939A00">
          <w:rPr>
            <w:rFonts w:asciiTheme="majorHAnsi" w:hAnsiTheme="majorHAnsi" w:cstheme="majorBidi"/>
            <w:lang w:val="en-GB"/>
          </w:rPr>
          <w:t xml:space="preserve">The job duration information is key to this analysis for two reasons. </w:t>
        </w:r>
        <w:commentRangeStart w:id="444"/>
        <w:r w:rsidRPr="40939A00">
          <w:rPr>
            <w:rFonts w:asciiTheme="majorHAnsi" w:hAnsiTheme="majorHAnsi" w:cstheme="majorBidi"/>
            <w:lang w:val="en-GB"/>
          </w:rPr>
          <w:t xml:space="preserve">Firstly, </w:t>
        </w:r>
      </w:ins>
      <w:ins w:id="445" w:author="marliespiek@icloud.com" w:date="2024-02-12T11:41:00Z">
        <w:r w:rsidR="4EC9F7C2" w:rsidRPr="40939A00">
          <w:rPr>
            <w:rFonts w:asciiTheme="majorHAnsi" w:hAnsiTheme="majorHAnsi" w:cstheme="majorBidi"/>
            <w:lang w:val="en-GB"/>
          </w:rPr>
          <w:t>we used the job duration variable to calculate workers’ monthly earnings</w:t>
        </w:r>
      </w:ins>
      <w:commentRangeEnd w:id="444"/>
      <w:r w:rsidR="00082070">
        <w:rPr>
          <w:rStyle w:val="ae"/>
        </w:rPr>
        <w:commentReference w:id="444"/>
      </w:r>
      <w:ins w:id="446" w:author="marliespiek@icloud.com" w:date="2024-02-12T11:41:00Z">
        <w:r w:rsidR="4EC9F7C2" w:rsidRPr="40939A00">
          <w:rPr>
            <w:rFonts w:asciiTheme="majorHAnsi" w:hAnsiTheme="majorHAnsi" w:cstheme="majorBidi"/>
            <w:lang w:val="en-GB"/>
          </w:rPr>
          <w:t xml:space="preserve">. </w:t>
        </w:r>
        <w:r w:rsidR="2E8AD91F" w:rsidRPr="40939A00">
          <w:rPr>
            <w:rFonts w:asciiTheme="majorHAnsi" w:hAnsiTheme="majorHAnsi" w:cstheme="majorBidi"/>
            <w:lang w:val="en-GB"/>
          </w:rPr>
          <w:t xml:space="preserve">Secondly, </w:t>
        </w:r>
      </w:ins>
      <w:ins w:id="447" w:author="marliespiek@icloud.com" w:date="2024-02-12T11:42:00Z">
        <w:r w:rsidR="7A1388F0" w:rsidRPr="40939A00">
          <w:rPr>
            <w:rFonts w:asciiTheme="majorHAnsi" w:hAnsiTheme="majorHAnsi" w:cstheme="majorBidi"/>
            <w:lang w:val="en-GB"/>
          </w:rPr>
          <w:t xml:space="preserve">job duration </w:t>
        </w:r>
      </w:ins>
      <w:ins w:id="448" w:author="marliespiek@icloud.com" w:date="2024-02-12T11:30:00Z">
        <w:r w:rsidRPr="40939A00">
          <w:rPr>
            <w:rFonts w:asciiTheme="majorHAnsi" w:hAnsiTheme="majorHAnsi" w:cstheme="majorBidi"/>
            <w:lang w:val="en-GB"/>
          </w:rPr>
          <w:t xml:space="preserve">is used to classify workers as seasonal or non-seasonal workers. </w:t>
        </w:r>
      </w:ins>
      <w:commentRangeStart w:id="449"/>
      <w:ins w:id="450" w:author="marliespiek@icloud.com" w:date="2024-02-12T11:42:00Z">
        <w:r w:rsidR="4AB11737" w:rsidRPr="40939A00">
          <w:rPr>
            <w:rFonts w:asciiTheme="majorHAnsi" w:hAnsiTheme="majorHAnsi" w:cstheme="majorBidi"/>
            <w:lang w:val="en-GB"/>
          </w:rPr>
          <w:t>Employees are classified as s</w:t>
        </w:r>
      </w:ins>
      <w:ins w:id="451" w:author="marliespiek@icloud.com" w:date="2024-02-12T11:30:00Z">
        <w:r w:rsidRPr="40939A00">
          <w:rPr>
            <w:rFonts w:asciiTheme="majorHAnsi" w:hAnsiTheme="majorHAnsi" w:cstheme="majorBidi"/>
            <w:lang w:val="en-GB"/>
          </w:rPr>
          <w:t xml:space="preserve">easonal workers </w:t>
        </w:r>
      </w:ins>
      <w:ins w:id="452" w:author="marliespiek@icloud.com" w:date="2024-02-12T11:42:00Z">
        <w:r w:rsidR="5E996EC0" w:rsidRPr="40939A00">
          <w:rPr>
            <w:rFonts w:asciiTheme="majorHAnsi" w:hAnsiTheme="majorHAnsi" w:cstheme="majorBidi"/>
            <w:lang w:val="en-GB"/>
          </w:rPr>
          <w:t xml:space="preserve">if they </w:t>
        </w:r>
      </w:ins>
      <w:ins w:id="453" w:author="marliespiek@icloud.com" w:date="2024-02-12T11:30:00Z">
        <w:r w:rsidRPr="40939A00">
          <w:rPr>
            <w:rFonts w:asciiTheme="majorHAnsi" w:hAnsiTheme="majorHAnsi" w:cstheme="majorBidi"/>
            <w:lang w:val="en-GB"/>
          </w:rPr>
          <w:t>work up to six months</w:t>
        </w:r>
      </w:ins>
      <w:commentRangeEnd w:id="449"/>
      <w:r w:rsidR="00082070">
        <w:rPr>
          <w:rStyle w:val="ae"/>
        </w:rPr>
        <w:commentReference w:id="449"/>
      </w:r>
      <w:ins w:id="454" w:author="marliespiek@icloud.com" w:date="2024-02-12T11:30:00Z">
        <w:r w:rsidRPr="40939A00">
          <w:rPr>
            <w:rFonts w:asciiTheme="majorHAnsi" w:hAnsiTheme="majorHAnsi" w:cstheme="majorBidi"/>
            <w:lang w:val="en-GB"/>
          </w:rPr>
          <w:t xml:space="preserve"> for a given farmer in one tax year, while non-seasonal workers are defined as those who work more than six months a year.  In the sample used in this paper, </w:t>
        </w:r>
        <w:commentRangeStart w:id="455"/>
        <w:commentRangeStart w:id="456"/>
        <w:r w:rsidRPr="40939A00">
          <w:rPr>
            <w:rFonts w:asciiTheme="majorHAnsi" w:hAnsiTheme="majorHAnsi" w:cstheme="majorBidi"/>
            <w:lang w:val="en-GB"/>
          </w:rPr>
          <w:t xml:space="preserve">roughly half of the agricultural workers are classified as seasonal and the other half as non-seasonal. </w:t>
        </w:r>
      </w:ins>
      <w:commentRangeEnd w:id="455"/>
      <w:ins w:id="457" w:author="marliespiek@icloud.com" w:date="2024-02-12T11:37:00Z">
        <w:r w:rsidR="0030453B">
          <w:rPr>
            <w:rStyle w:val="ae"/>
          </w:rPr>
          <w:commentReference w:id="455"/>
        </w:r>
        <w:commentRangeEnd w:id="456"/>
        <w:r w:rsidR="00E67C9E">
          <w:rPr>
            <w:rStyle w:val="ae"/>
          </w:rPr>
          <w:commentReference w:id="456"/>
        </w:r>
      </w:ins>
      <w:ins w:id="458" w:author="marliespiek@icloud.com" w:date="2024-02-12T11:30:00Z">
        <w:r w:rsidRPr="40939A00">
          <w:rPr>
            <w:rFonts w:asciiTheme="majorHAnsi" w:hAnsiTheme="majorHAnsi" w:cstheme="majorBidi"/>
            <w:lang w:val="en-GB"/>
          </w:rPr>
          <w:t xml:space="preserve">These proportions agree with the distribution of seasonal and non-seasonal farmworkers documented in the </w:t>
        </w:r>
        <w:r w:rsidRPr="40939A00">
          <w:rPr>
            <w:rFonts w:asciiTheme="majorHAnsi" w:hAnsiTheme="majorHAnsi" w:cstheme="majorBidi"/>
            <w:i/>
            <w:iCs/>
            <w:lang w:val="en-GB"/>
            <w:rPrChange w:id="459" w:author="seiroi@gmail.com" w:date="2024-02-22T03:24:00Z">
              <w:rPr>
                <w:rFonts w:asciiTheme="majorHAnsi" w:hAnsiTheme="majorHAnsi" w:cstheme="majorBidi"/>
                <w:lang w:val="en-GB"/>
              </w:rPr>
            </w:rPrChange>
          </w:rPr>
          <w:t>Quarterly Labour Force Survey</w:t>
        </w:r>
        <w:r w:rsidRPr="40939A00">
          <w:rPr>
            <w:rFonts w:asciiTheme="majorHAnsi" w:hAnsiTheme="majorHAnsi" w:cstheme="majorBidi"/>
            <w:lang w:val="en-GB"/>
          </w:rPr>
          <w:t xml:space="preserve"> contained within the Post-Apartheid Labour Market Series (PALMS) (Kerr et al., 2019)</w:t>
        </w:r>
        <w:commentRangeStart w:id="460"/>
        <w:r w:rsidRPr="40939A00">
          <w:rPr>
            <w:rFonts w:asciiTheme="majorHAnsi" w:hAnsiTheme="majorHAnsi" w:cstheme="majorBidi"/>
            <w:lang w:val="en-GB"/>
          </w:rPr>
          <w:t>.</w:t>
        </w:r>
      </w:ins>
      <w:ins w:id="461" w:author="marliespiek@icloud.com" w:date="2024-02-12T11:38:00Z">
        <w:r w:rsidR="4B00BCD4" w:rsidRPr="40939A00">
          <w:rPr>
            <w:rFonts w:asciiTheme="majorHAnsi" w:hAnsiTheme="majorHAnsi" w:cstheme="majorBidi"/>
            <w:lang w:val="en-GB"/>
          </w:rPr>
          <w:t xml:space="preserve"> </w:t>
        </w:r>
      </w:ins>
      <w:commentRangeEnd w:id="460"/>
      <w:ins w:id="462" w:author="marliespiek@icloud.com" w:date="2024-02-12T11:45:00Z">
        <w:r w:rsidR="008B2AE4">
          <w:rPr>
            <w:rStyle w:val="ae"/>
          </w:rPr>
          <w:commentReference w:id="460"/>
        </w:r>
      </w:ins>
    </w:p>
    <w:p w14:paraId="7EC8083D" w14:textId="59EA7547" w:rsidR="00082070" w:rsidRPr="00F52180" w:rsidDel="001331C4" w:rsidRDefault="09713277" w:rsidP="4793682B">
      <w:pPr>
        <w:jc w:val="both"/>
        <w:rPr>
          <w:del w:id="463" w:author="marliespiek@icloud.com" w:date="2024-02-12T11:49:00Z"/>
          <w:rFonts w:asciiTheme="majorHAnsi" w:hAnsiTheme="majorHAnsi" w:cstheme="majorBidi"/>
          <w:lang w:val="en-GB"/>
        </w:rPr>
      </w:pPr>
      <w:ins w:id="464" w:author="marliespiek@icloud.com" w:date="2024-02-12T11:46:00Z">
        <w:r w:rsidRPr="40939A00">
          <w:rPr>
            <w:rFonts w:asciiTheme="majorHAnsi" w:hAnsiTheme="majorHAnsi" w:cstheme="majorBidi"/>
            <w:lang w:val="en-GB"/>
          </w:rPr>
          <w:t xml:space="preserve">We create a </w:t>
        </w:r>
      </w:ins>
      <w:del w:id="465" w:author="seiroi@gmail.com" w:date="2024-02-22T03:25:00Z">
        <w:r w:rsidR="00B52BFC" w:rsidRPr="40939A00" w:rsidDel="7DE2C439">
          <w:rPr>
            <w:rFonts w:asciiTheme="majorHAnsi" w:hAnsiTheme="majorHAnsi" w:cstheme="majorBidi"/>
            <w:lang w:val="en-GB"/>
          </w:rPr>
          <w:delText>matched employer-employee</w:delText>
        </w:r>
      </w:del>
      <w:ins w:id="466" w:author="seiroi@gmail.com" w:date="2024-02-22T03:25:00Z">
        <w:r w:rsidR="1EB1C601" w:rsidRPr="40939A00">
          <w:rPr>
            <w:rFonts w:asciiTheme="majorHAnsi" w:hAnsiTheme="majorHAnsi" w:cstheme="majorBidi"/>
            <w:lang w:val="en-GB"/>
          </w:rPr>
          <w:t>MEE</w:t>
        </w:r>
      </w:ins>
      <w:ins w:id="467" w:author="marliespiek@icloud.com" w:date="2024-02-12T11:46:00Z">
        <w:r w:rsidRPr="40939A00">
          <w:rPr>
            <w:rFonts w:asciiTheme="majorHAnsi" w:hAnsiTheme="majorHAnsi" w:cstheme="majorBidi"/>
            <w:lang w:val="en-GB"/>
          </w:rPr>
          <w:t xml:space="preserve"> dataset by </w:t>
        </w:r>
      </w:ins>
      <w:ins w:id="468" w:author="marliespiek@icloud.com" w:date="2024-02-12T11:48:00Z">
        <w:r w:rsidR="37EAE6DA" w:rsidRPr="40939A00">
          <w:rPr>
            <w:rFonts w:asciiTheme="majorHAnsi" w:hAnsiTheme="majorHAnsi" w:cstheme="majorBidi"/>
            <w:lang w:val="en-GB"/>
          </w:rPr>
          <w:t>aggregating the</w:t>
        </w:r>
        <w:r w:rsidR="2F58FA8E" w:rsidRPr="40939A00">
          <w:rPr>
            <w:rFonts w:asciiTheme="majorHAnsi" w:hAnsiTheme="majorHAnsi" w:cstheme="majorBidi"/>
            <w:lang w:val="en-GB"/>
          </w:rPr>
          <w:t xml:space="preserve"> employee income tax certificates </w:t>
        </w:r>
      </w:ins>
      <w:del w:id="469" w:author="seiroi@gmail.com" w:date="2024-02-22T03:25:00Z">
        <w:r w:rsidR="00B52BFC" w:rsidRPr="40939A00" w:rsidDel="7DE2C439">
          <w:rPr>
            <w:rFonts w:asciiTheme="majorHAnsi" w:hAnsiTheme="majorHAnsi" w:cstheme="majorBidi"/>
            <w:lang w:val="en-GB"/>
          </w:rPr>
          <w:delText>to</w:delText>
        </w:r>
      </w:del>
      <w:ins w:id="470" w:author="seiroi@gmail.com" w:date="2024-02-22T03:25:00Z">
        <w:r w:rsidR="2C0865AE" w:rsidRPr="40939A00">
          <w:rPr>
            <w:rFonts w:asciiTheme="majorHAnsi" w:hAnsiTheme="majorHAnsi" w:cstheme="majorBidi"/>
            <w:lang w:val="en-GB"/>
          </w:rPr>
          <w:t>at</w:t>
        </w:r>
      </w:ins>
      <w:ins w:id="471" w:author="marliespiek@icloud.com" w:date="2024-02-12T11:48:00Z">
        <w:r w:rsidR="2F58FA8E" w:rsidRPr="40939A00">
          <w:rPr>
            <w:rFonts w:asciiTheme="majorHAnsi" w:hAnsiTheme="majorHAnsi" w:cstheme="majorBidi"/>
            <w:lang w:val="en-GB"/>
          </w:rPr>
          <w:t xml:space="preserve"> the firm-level</w:t>
        </w:r>
      </w:ins>
      <w:ins w:id="472" w:author="marliespiek@icloud.com" w:date="2024-02-12T11:51:00Z">
        <w:r w:rsidR="23836BE4" w:rsidRPr="40939A00">
          <w:rPr>
            <w:rFonts w:asciiTheme="majorHAnsi" w:hAnsiTheme="majorHAnsi" w:cstheme="majorBidi"/>
            <w:lang w:val="en-GB"/>
          </w:rPr>
          <w:t xml:space="preserve"> and merging that into the CIT data</w:t>
        </w:r>
      </w:ins>
      <w:ins w:id="473" w:author="marliespiek@icloud.com" w:date="2024-02-12T11:48:00Z">
        <w:r w:rsidR="47F72018" w:rsidRPr="40939A00">
          <w:rPr>
            <w:rFonts w:asciiTheme="majorHAnsi" w:hAnsiTheme="majorHAnsi" w:cstheme="majorBidi"/>
            <w:lang w:val="en-GB"/>
          </w:rPr>
          <w:t xml:space="preserve">. </w:t>
        </w:r>
      </w:ins>
      <w:del w:id="474" w:author="marliespiek@icloud.com" w:date="2024-02-12T11:48:00Z">
        <w:r w:rsidR="00B52BFC" w:rsidRPr="40939A00" w:rsidDel="7DE2C439">
          <w:rPr>
            <w:rFonts w:asciiTheme="majorHAnsi" w:hAnsiTheme="majorHAnsi" w:cstheme="majorBidi"/>
            <w:lang w:val="en-GB"/>
          </w:rPr>
          <w:delText>To create our analysis sample, we merged farm balance sheet data from the CIT dataset with farm employee information from the PAYE records.</w:delText>
        </w:r>
      </w:del>
      <w:ins w:id="475" w:author="marliespiek@icloud.com" w:date="2024-02-12T11:48:00Z">
        <w:r w:rsidR="4618FBDC" w:rsidRPr="40939A00">
          <w:rPr>
            <w:rFonts w:asciiTheme="majorHAnsi" w:hAnsiTheme="majorHAnsi" w:cstheme="majorBidi"/>
            <w:lang w:val="en-GB"/>
          </w:rPr>
          <w:t xml:space="preserve"> </w:t>
        </w:r>
      </w:ins>
      <w:ins w:id="476" w:author="marliespiek@icloud.com" w:date="2024-02-12T11:52:00Z">
        <w:r w:rsidR="14ACEE99" w:rsidRPr="40939A00">
          <w:rPr>
            <w:rFonts w:asciiTheme="majorHAnsi" w:hAnsiTheme="majorHAnsi" w:cstheme="majorBidi"/>
            <w:lang w:val="en-GB"/>
          </w:rPr>
          <w:t>S</w:t>
        </w:r>
        <w:commentRangeStart w:id="477"/>
        <w:r w:rsidR="14ACEE99" w:rsidRPr="40939A00">
          <w:rPr>
            <w:rFonts w:asciiTheme="majorHAnsi" w:hAnsiTheme="majorHAnsi" w:cstheme="majorBidi"/>
            <w:lang w:val="en-GB"/>
          </w:rPr>
          <w:t xml:space="preserve">ince </w:t>
        </w:r>
      </w:ins>
      <w:ins w:id="478" w:author="Von Fintel, Dieter [dieter2@sun.ac.za]" w:date="2024-02-26T08:44:00Z">
        <w:r w:rsidR="1CB8C7E4" w:rsidRPr="40939A00">
          <w:rPr>
            <w:rFonts w:asciiTheme="majorHAnsi" w:hAnsiTheme="majorHAnsi" w:cstheme="majorBidi"/>
            <w:lang w:val="en-GB"/>
          </w:rPr>
          <w:t>our sample is limited to registered companies who are required to submit CIT returns,</w:t>
        </w:r>
      </w:ins>
      <w:ins w:id="479" w:author="marliespiek@icloud.com" w:date="2024-02-12T11:52:00Z">
        <w:del w:id="480" w:author="Von Fintel, Dieter [dieter2@sun.ac.za]" w:date="2024-02-26T08:44:00Z">
          <w:r w:rsidR="00B52BFC" w:rsidRPr="40939A00" w:rsidDel="14ACEE99">
            <w:rPr>
              <w:rFonts w:asciiTheme="majorHAnsi" w:hAnsiTheme="majorHAnsi" w:cstheme="majorBidi"/>
              <w:lang w:val="en-GB"/>
            </w:rPr>
            <w:delText>the</w:delText>
          </w:r>
        </w:del>
        <w:r w:rsidR="14ACEE99" w:rsidRPr="40939A00">
          <w:rPr>
            <w:rFonts w:asciiTheme="majorHAnsi" w:hAnsiTheme="majorHAnsi" w:cstheme="majorBidi"/>
            <w:lang w:val="en-GB"/>
          </w:rPr>
          <w:t xml:space="preserve"> </w:t>
        </w:r>
        <w:del w:id="481" w:author="Von Fintel, Dieter [dieter2@sun.ac.za]" w:date="2024-02-26T08:44:00Z">
          <w:r w:rsidR="00B52BFC" w:rsidRPr="40939A00" w:rsidDel="14ACEE99">
            <w:rPr>
              <w:rFonts w:asciiTheme="majorHAnsi" w:hAnsiTheme="majorHAnsi" w:cstheme="majorBidi"/>
              <w:lang w:val="en-GB"/>
            </w:rPr>
            <w:delText xml:space="preserve">CIT </w:delText>
          </w:r>
        </w:del>
      </w:ins>
      <w:ins w:id="482" w:author="Von Fintel, Dieter [dieter2@sun.ac.za]" w:date="2024-02-26T08:44:00Z">
        <w:r w:rsidR="64CC0C03" w:rsidRPr="40939A00">
          <w:rPr>
            <w:rFonts w:asciiTheme="majorHAnsi" w:hAnsiTheme="majorHAnsi" w:cstheme="majorBidi"/>
            <w:lang w:val="en-GB"/>
          </w:rPr>
          <w:t>the</w:t>
        </w:r>
      </w:ins>
      <w:ins w:id="483" w:author="Von Fintel, Dieter [dieter2@sun.ac.za]" w:date="2024-02-26T08:45:00Z">
        <w:r w:rsidR="64CC0C03" w:rsidRPr="40939A00">
          <w:rPr>
            <w:rFonts w:asciiTheme="majorHAnsi" w:hAnsiTheme="majorHAnsi" w:cstheme="majorBidi"/>
            <w:lang w:val="en-GB"/>
          </w:rPr>
          <w:t xml:space="preserve"> </w:t>
        </w:r>
      </w:ins>
      <w:ins w:id="484" w:author="marliespiek@icloud.com" w:date="2024-02-12T11:52:00Z">
        <w:r w:rsidR="14ACEE99" w:rsidRPr="40939A00">
          <w:rPr>
            <w:rFonts w:asciiTheme="majorHAnsi" w:hAnsiTheme="majorHAnsi" w:cstheme="majorBidi"/>
            <w:lang w:val="en-GB"/>
          </w:rPr>
          <w:t xml:space="preserve">data excludes </w:t>
        </w:r>
        <w:del w:id="485" w:author="Von Fintel, Dieter [dieter2@sun.ac.za]" w:date="2024-02-26T08:45:00Z">
          <w:r w:rsidR="00B52BFC" w:rsidRPr="40939A00" w:rsidDel="14ACEE99">
            <w:rPr>
              <w:rFonts w:asciiTheme="majorHAnsi" w:hAnsiTheme="majorHAnsi" w:cstheme="majorBidi"/>
              <w:lang w:val="en-GB"/>
            </w:rPr>
            <w:delText>certain ownership types</w:delText>
          </w:r>
        </w:del>
      </w:ins>
      <w:ins w:id="486" w:author="Von Fintel, Dieter [dieter2@sun.ac.za]" w:date="2024-02-26T08:45:00Z">
        <w:r w:rsidR="26DCA23A" w:rsidRPr="40939A00">
          <w:rPr>
            <w:rFonts w:asciiTheme="majorHAnsi" w:hAnsiTheme="majorHAnsi" w:cstheme="majorBidi"/>
            <w:lang w:val="en-GB"/>
          </w:rPr>
          <w:t>mainly smaller farms who are not registered as companies</w:t>
        </w:r>
      </w:ins>
      <w:ins w:id="487" w:author="marliespiek@icloud.com" w:date="2024-02-12T11:52:00Z">
        <w:r w:rsidR="01793724" w:rsidRPr="40939A00">
          <w:rPr>
            <w:rFonts w:asciiTheme="majorHAnsi" w:hAnsiTheme="majorHAnsi" w:cstheme="majorBidi"/>
            <w:lang w:val="en-GB"/>
          </w:rPr>
          <w:t xml:space="preserve"> (</w:t>
        </w:r>
        <w:proofErr w:type="spellStart"/>
        <w:r w:rsidR="01793724" w:rsidRPr="40939A00">
          <w:rPr>
            <w:rFonts w:asciiTheme="majorHAnsi" w:hAnsiTheme="majorHAnsi" w:cstheme="majorBidi"/>
            <w:lang w:val="en-GB"/>
          </w:rPr>
          <w:t>eg</w:t>
        </w:r>
        <w:proofErr w:type="spellEnd"/>
        <w:r w:rsidR="01793724" w:rsidRPr="40939A00">
          <w:rPr>
            <w:rFonts w:asciiTheme="majorHAnsi" w:hAnsiTheme="majorHAnsi" w:cstheme="majorBidi"/>
            <w:lang w:val="en-GB"/>
          </w:rPr>
          <w:t xml:space="preserve"> sole proprietors, partnerships, trusts </w:t>
        </w:r>
        <w:r w:rsidR="01793724" w:rsidRPr="40939A00">
          <w:rPr>
            <w:rFonts w:asciiTheme="majorHAnsi" w:hAnsiTheme="majorHAnsi" w:cstheme="majorBidi"/>
            <w:i/>
            <w:iCs/>
            <w:lang w:val="en-GB"/>
          </w:rPr>
          <w:t>inter alia</w:t>
        </w:r>
        <w:r w:rsidR="01793724" w:rsidRPr="40939A00">
          <w:rPr>
            <w:rFonts w:asciiTheme="majorHAnsi" w:hAnsiTheme="majorHAnsi" w:cstheme="majorBidi"/>
            <w:lang w:val="en-GB"/>
          </w:rPr>
          <w:t>)</w:t>
        </w:r>
        <w:del w:id="488" w:author="Von Fintel, Dieter [dieter2@sun.ac.za]" w:date="2024-02-26T08:45:00Z">
          <w:r w:rsidR="00B52BFC" w:rsidRPr="40939A00" w:rsidDel="217EC192">
            <w:rPr>
              <w:rFonts w:asciiTheme="majorHAnsi" w:hAnsiTheme="majorHAnsi" w:cstheme="majorBidi"/>
              <w:lang w:val="en-GB"/>
            </w:rPr>
            <w:delText xml:space="preserve">, our sample </w:delText>
          </w:r>
        </w:del>
      </w:ins>
      <w:ins w:id="489" w:author="marliespiek@icloud.com" w:date="2024-02-12T11:53:00Z">
        <w:del w:id="490" w:author="Von Fintel, Dieter [dieter2@sun.ac.za]" w:date="2024-02-26T08:45:00Z">
          <w:r w:rsidR="00B52BFC" w:rsidRPr="40939A00" w:rsidDel="3FCA8809">
            <w:rPr>
              <w:rFonts w:asciiTheme="majorHAnsi" w:hAnsiTheme="majorHAnsi" w:cstheme="majorBidi"/>
              <w:lang w:val="en-GB"/>
            </w:rPr>
            <w:delText xml:space="preserve">is restricted to </w:delText>
          </w:r>
          <w:r w:rsidR="00B52BFC" w:rsidRPr="40939A00" w:rsidDel="38EE2FB1">
            <w:rPr>
              <w:rFonts w:asciiTheme="majorHAnsi" w:hAnsiTheme="majorHAnsi" w:cstheme="majorBidi"/>
              <w:lang w:val="en-GB"/>
            </w:rPr>
            <w:delText>those who submit</w:delText>
          </w:r>
          <w:r w:rsidR="00B52BFC" w:rsidRPr="40939A00" w:rsidDel="14AC5FAC">
            <w:rPr>
              <w:rFonts w:asciiTheme="majorHAnsi" w:hAnsiTheme="majorHAnsi" w:cstheme="majorBidi"/>
              <w:lang w:val="en-GB"/>
            </w:rPr>
            <w:delText xml:space="preserve"> CIT returns</w:delText>
          </w:r>
        </w:del>
      </w:ins>
      <w:commentRangeStart w:id="491"/>
      <w:ins w:id="492" w:author="marliespiek@icloud.com" w:date="2024-02-12T11:54:00Z">
        <w:r w:rsidR="7C2F2202" w:rsidRPr="40939A00">
          <w:rPr>
            <w:rFonts w:asciiTheme="majorHAnsi" w:hAnsiTheme="majorHAnsi" w:cstheme="majorBidi"/>
            <w:lang w:val="en-GB"/>
          </w:rPr>
          <w:t xml:space="preserve">. </w:t>
        </w:r>
      </w:ins>
      <w:ins w:id="493" w:author="Von Fintel, Dieter [dieter2@sun.ac.za]" w:date="2024-02-26T08:45:00Z">
        <w:r w:rsidR="63E6F518" w:rsidRPr="40939A00">
          <w:rPr>
            <w:rFonts w:asciiTheme="majorHAnsi" w:hAnsiTheme="majorHAnsi" w:cstheme="majorBidi"/>
            <w:lang w:val="en-GB"/>
          </w:rPr>
          <w:t xml:space="preserve"> Our analysis is therefore representative of </w:t>
        </w:r>
      </w:ins>
      <w:ins w:id="494" w:author="Von Fintel, Dieter [dieter2@sun.ac.za]" w:date="2024-02-26T08:46:00Z">
        <w:r w:rsidR="63E6F518" w:rsidRPr="40939A00">
          <w:rPr>
            <w:rFonts w:asciiTheme="majorHAnsi" w:hAnsiTheme="majorHAnsi" w:cstheme="majorBidi"/>
            <w:lang w:val="en-GB"/>
          </w:rPr>
          <w:t>larger farm</w:t>
        </w:r>
      </w:ins>
      <w:ins w:id="495" w:author="Von Fintel, Dieter [dieter2@sun.ac.za]" w:date="2024-02-26T08:48:00Z">
        <w:r w:rsidR="36A43BD3" w:rsidRPr="40939A00">
          <w:rPr>
            <w:rFonts w:asciiTheme="majorHAnsi" w:hAnsiTheme="majorHAnsi" w:cstheme="majorBidi"/>
            <w:lang w:val="en-GB"/>
          </w:rPr>
          <w:t>ing operations with multiple shareholders and directors. Thi</w:t>
        </w:r>
      </w:ins>
      <w:ins w:id="496" w:author="Von Fintel, Dieter [dieter2@sun.ac.za]" w:date="2024-02-26T08:49:00Z">
        <w:r w:rsidR="36A43BD3" w:rsidRPr="40939A00">
          <w:rPr>
            <w:rFonts w:asciiTheme="majorHAnsi" w:hAnsiTheme="majorHAnsi" w:cstheme="majorBidi"/>
            <w:lang w:val="en-GB"/>
          </w:rPr>
          <w:t xml:space="preserve">s group of farmers is the best-positioned </w:t>
        </w:r>
      </w:ins>
      <w:ins w:id="497" w:author="Von Fintel, Dieter [dieter2@sun.ac.za]" w:date="2024-02-26T08:53:00Z">
        <w:r w:rsidR="40F3C940" w:rsidRPr="40939A00">
          <w:rPr>
            <w:rFonts w:asciiTheme="majorHAnsi" w:hAnsiTheme="majorHAnsi" w:cstheme="majorBidi"/>
            <w:lang w:val="en-GB"/>
          </w:rPr>
          <w:t>in the secto</w:t>
        </w:r>
      </w:ins>
      <w:ins w:id="498" w:author="Von Fintel, Dieter [dieter2@sun.ac.za]" w:date="2024-02-26T08:54:00Z">
        <w:r w:rsidR="40F3C940" w:rsidRPr="40939A00">
          <w:rPr>
            <w:rFonts w:asciiTheme="majorHAnsi" w:hAnsiTheme="majorHAnsi" w:cstheme="majorBidi"/>
            <w:lang w:val="en-GB"/>
          </w:rPr>
          <w:t xml:space="preserve">r </w:t>
        </w:r>
      </w:ins>
      <w:ins w:id="499" w:author="Von Fintel, Dieter [dieter2@sun.ac.za]" w:date="2024-02-26T08:49:00Z">
        <w:r w:rsidR="36A43BD3" w:rsidRPr="40939A00">
          <w:rPr>
            <w:rFonts w:asciiTheme="majorHAnsi" w:hAnsiTheme="majorHAnsi" w:cstheme="majorBidi"/>
            <w:lang w:val="en-GB"/>
          </w:rPr>
          <w:t xml:space="preserve">to attract capital from shareholders or to apply for loan financing. Consequently, they are also </w:t>
        </w:r>
      </w:ins>
      <w:ins w:id="500" w:author="Von Fintel, Dieter [dieter2@sun.ac.za]" w:date="2024-02-26T09:01:00Z">
        <w:r w:rsidR="5726A3D5" w:rsidRPr="40939A00">
          <w:rPr>
            <w:rFonts w:asciiTheme="majorHAnsi" w:hAnsiTheme="majorHAnsi" w:cstheme="majorBidi"/>
            <w:lang w:val="en-GB"/>
          </w:rPr>
          <w:t xml:space="preserve">more </w:t>
        </w:r>
      </w:ins>
      <w:ins w:id="501" w:author="Von Fintel, Dieter [dieter2@sun.ac.za]" w:date="2024-02-26T08:49:00Z">
        <w:r w:rsidR="2D1BD052" w:rsidRPr="40939A00">
          <w:rPr>
            <w:rFonts w:asciiTheme="majorHAnsi" w:hAnsiTheme="majorHAnsi" w:cstheme="majorBidi"/>
            <w:lang w:val="en-GB"/>
          </w:rPr>
          <w:t xml:space="preserve">likely </w:t>
        </w:r>
      </w:ins>
      <w:ins w:id="502" w:author="Von Fintel, Dieter [dieter2@sun.ac.za]" w:date="2024-02-26T09:01:00Z">
        <w:r w:rsidR="1CB6107C" w:rsidRPr="40939A00">
          <w:rPr>
            <w:rFonts w:asciiTheme="majorHAnsi" w:hAnsiTheme="majorHAnsi" w:cstheme="majorBidi"/>
            <w:lang w:val="en-GB"/>
          </w:rPr>
          <w:t xml:space="preserve">than other firms </w:t>
        </w:r>
      </w:ins>
      <w:ins w:id="503" w:author="Von Fintel, Dieter [dieter2@sun.ac.za]" w:date="2024-02-26T08:49:00Z">
        <w:r w:rsidR="2D1BD052" w:rsidRPr="40939A00">
          <w:rPr>
            <w:rFonts w:asciiTheme="majorHAnsi" w:hAnsiTheme="majorHAnsi" w:cstheme="majorBidi"/>
            <w:lang w:val="en-GB"/>
          </w:rPr>
          <w:t>to be able to</w:t>
        </w:r>
      </w:ins>
      <w:ins w:id="504" w:author="Von Fintel, Dieter [dieter2@sun.ac.za]" w:date="2024-02-26T08:50:00Z">
        <w:r w:rsidR="2D1BD052" w:rsidRPr="40939A00">
          <w:rPr>
            <w:rFonts w:asciiTheme="majorHAnsi" w:hAnsiTheme="majorHAnsi" w:cstheme="majorBidi"/>
            <w:lang w:val="en-GB"/>
          </w:rPr>
          <w:t xml:space="preserve"> raise cashflow to bankroll temporary </w:t>
        </w:r>
      </w:ins>
      <w:ins w:id="505" w:author="Von Fintel, Dieter [dieter2@sun.ac.za]" w:date="2024-02-26T08:51:00Z">
        <w:r w:rsidR="5F408A24" w:rsidRPr="40939A00">
          <w:rPr>
            <w:rFonts w:asciiTheme="majorHAnsi" w:hAnsiTheme="majorHAnsi" w:cstheme="majorBidi"/>
            <w:lang w:val="en-GB"/>
          </w:rPr>
          <w:t>changes in labour costs</w:t>
        </w:r>
      </w:ins>
      <w:ins w:id="506" w:author="Von Fintel, Dieter [dieter2@sun.ac.za]" w:date="2024-02-26T08:50:00Z">
        <w:r w:rsidR="2D1BD052" w:rsidRPr="40939A00">
          <w:rPr>
            <w:rFonts w:asciiTheme="majorHAnsi" w:hAnsiTheme="majorHAnsi" w:cstheme="majorBidi"/>
            <w:lang w:val="en-GB"/>
          </w:rPr>
          <w:t xml:space="preserve"> (ensuring a possibly less volatile effect on employment compared to the rest of</w:t>
        </w:r>
        <w:r w:rsidR="7695A718" w:rsidRPr="40939A00">
          <w:rPr>
            <w:rFonts w:asciiTheme="majorHAnsi" w:hAnsiTheme="majorHAnsi" w:cstheme="majorBidi"/>
            <w:lang w:val="en-GB"/>
          </w:rPr>
          <w:t xml:space="preserve"> the sector)</w:t>
        </w:r>
      </w:ins>
      <w:ins w:id="507" w:author="Von Fintel, Dieter [dieter2@sun.ac.za]" w:date="2024-02-26T08:51:00Z">
        <w:r w:rsidR="1B12EEA0" w:rsidRPr="40939A00">
          <w:rPr>
            <w:rFonts w:asciiTheme="majorHAnsi" w:hAnsiTheme="majorHAnsi" w:cstheme="majorBidi"/>
            <w:lang w:val="en-GB"/>
          </w:rPr>
          <w:t xml:space="preserve">, but may it also allow them to leverage funds more readily to </w:t>
        </w:r>
      </w:ins>
      <w:ins w:id="508" w:author="Von Fintel, Dieter [dieter2@sun.ac.za]" w:date="2024-02-26T08:52:00Z">
        <w:r w:rsidR="1B12EEA0" w:rsidRPr="40939A00">
          <w:rPr>
            <w:rFonts w:asciiTheme="majorHAnsi" w:hAnsiTheme="majorHAnsi" w:cstheme="majorBidi"/>
            <w:lang w:val="en-GB"/>
          </w:rPr>
          <w:t>introduce new capital and technology to the production process. The outcome is that we analyse the part of th</w:t>
        </w:r>
        <w:r w:rsidR="20F2CFE8" w:rsidRPr="40939A00">
          <w:rPr>
            <w:rFonts w:asciiTheme="majorHAnsi" w:hAnsiTheme="majorHAnsi" w:cstheme="majorBidi"/>
            <w:lang w:val="en-GB"/>
          </w:rPr>
          <w:t xml:space="preserve">e agricultural sector that has </w:t>
        </w:r>
      </w:ins>
      <w:ins w:id="509" w:author="Von Fintel, Dieter [dieter2@sun.ac.za]" w:date="2024-02-26T08:54:00Z">
        <w:r w:rsidR="4A9957C7" w:rsidRPr="40939A00">
          <w:rPr>
            <w:rFonts w:asciiTheme="majorHAnsi" w:hAnsiTheme="majorHAnsi" w:cstheme="majorBidi"/>
            <w:lang w:val="en-GB"/>
          </w:rPr>
          <w:t xml:space="preserve">the </w:t>
        </w:r>
        <w:r w:rsidR="4A9957C7" w:rsidRPr="40939A00">
          <w:rPr>
            <w:rFonts w:asciiTheme="majorHAnsi" w:hAnsiTheme="majorHAnsi" w:cstheme="majorBidi"/>
            <w:lang w:val="en-GB"/>
          </w:rPr>
          <w:lastRenderedPageBreak/>
          <w:t xml:space="preserve">greatest degree of </w:t>
        </w:r>
      </w:ins>
      <w:ins w:id="510" w:author="Von Fintel, Dieter [dieter2@sun.ac.za]" w:date="2024-02-26T08:55:00Z">
        <w:r w:rsidR="4A9957C7" w:rsidRPr="40939A00">
          <w:rPr>
            <w:rFonts w:asciiTheme="majorHAnsi" w:hAnsiTheme="majorHAnsi" w:cstheme="majorBidi"/>
            <w:lang w:val="en-GB"/>
          </w:rPr>
          <w:t xml:space="preserve">adaptability and </w:t>
        </w:r>
      </w:ins>
      <w:ins w:id="511" w:author="Von Fintel, Dieter [dieter2@sun.ac.za]" w:date="2024-02-26T08:52:00Z">
        <w:r w:rsidR="20F2CFE8" w:rsidRPr="40939A00">
          <w:rPr>
            <w:rFonts w:asciiTheme="majorHAnsi" w:hAnsiTheme="majorHAnsi" w:cstheme="majorBidi"/>
            <w:lang w:val="en-GB"/>
          </w:rPr>
          <w:t xml:space="preserve">choice </w:t>
        </w:r>
      </w:ins>
      <w:ins w:id="512" w:author="Von Fintel, Dieter [dieter2@sun.ac.za]" w:date="2024-02-26T09:01:00Z">
        <w:r w:rsidR="0105BB1E" w:rsidRPr="40939A00">
          <w:rPr>
            <w:rFonts w:asciiTheme="majorHAnsi" w:hAnsiTheme="majorHAnsi" w:cstheme="majorBidi"/>
            <w:lang w:val="en-GB"/>
          </w:rPr>
          <w:t>in changing its inputs</w:t>
        </w:r>
      </w:ins>
      <w:ins w:id="513" w:author="Von Fintel, Dieter [dieter2@sun.ac.za]" w:date="2024-02-26T09:02:00Z">
        <w:r w:rsidR="0105BB1E" w:rsidRPr="40939A00">
          <w:rPr>
            <w:rFonts w:asciiTheme="majorHAnsi" w:hAnsiTheme="majorHAnsi" w:cstheme="majorBidi"/>
            <w:lang w:val="en-GB"/>
          </w:rPr>
          <w:t xml:space="preserve"> into the production process. That is, whether they choose </w:t>
        </w:r>
      </w:ins>
      <w:ins w:id="514" w:author="Von Fintel, Dieter [dieter2@sun.ac.za]" w:date="2024-02-26T08:53:00Z">
        <w:r w:rsidR="20F2CFE8" w:rsidRPr="40939A00">
          <w:rPr>
            <w:rFonts w:asciiTheme="majorHAnsi" w:hAnsiTheme="majorHAnsi" w:cstheme="majorBidi"/>
            <w:lang w:val="en-GB"/>
          </w:rPr>
          <w:t xml:space="preserve">to keep employment steady or </w:t>
        </w:r>
      </w:ins>
      <w:ins w:id="515" w:author="Von Fintel, Dieter [dieter2@sun.ac.za]" w:date="2024-02-26T08:55:00Z">
        <w:r w:rsidR="445B0393" w:rsidRPr="40939A00">
          <w:rPr>
            <w:rFonts w:asciiTheme="majorHAnsi" w:hAnsiTheme="majorHAnsi" w:cstheme="majorBidi"/>
            <w:lang w:val="en-GB"/>
          </w:rPr>
          <w:t xml:space="preserve">to </w:t>
        </w:r>
      </w:ins>
      <w:ins w:id="516" w:author="Von Fintel, Dieter [dieter2@sun.ac.za]" w:date="2024-02-26T08:53:00Z">
        <w:r w:rsidR="20F2CFE8" w:rsidRPr="40939A00">
          <w:rPr>
            <w:rFonts w:asciiTheme="majorHAnsi" w:hAnsiTheme="majorHAnsi" w:cstheme="majorBidi"/>
            <w:lang w:val="en-GB"/>
          </w:rPr>
          <w:t xml:space="preserve">increase capital intensity following </w:t>
        </w:r>
        <w:r w:rsidR="664AA7B9" w:rsidRPr="40939A00">
          <w:rPr>
            <w:rFonts w:asciiTheme="majorHAnsi" w:hAnsiTheme="majorHAnsi" w:cstheme="majorBidi"/>
            <w:lang w:val="en-GB"/>
          </w:rPr>
          <w:t xml:space="preserve">minimum wage hikes and other labour market shocks. </w:t>
        </w:r>
      </w:ins>
      <w:commentRangeEnd w:id="491"/>
      <w:r w:rsidR="00B52BFC">
        <w:rPr>
          <w:rStyle w:val="ae"/>
        </w:rPr>
        <w:commentReference w:id="491"/>
      </w:r>
      <w:commentRangeEnd w:id="477"/>
      <w:r w:rsidR="00B52BFC">
        <w:rPr>
          <w:rStyle w:val="ae"/>
        </w:rPr>
        <w:commentReference w:id="477"/>
      </w:r>
    </w:p>
    <w:p w14:paraId="5AF0F67B" w14:textId="124618C5" w:rsidR="00082070" w:rsidRPr="00082070" w:rsidRDefault="00082070" w:rsidP="00082070">
      <w:pPr>
        <w:jc w:val="both"/>
        <w:rPr>
          <w:rFonts w:asciiTheme="majorHAnsi" w:hAnsiTheme="majorHAnsi" w:cstheme="majorHAnsi"/>
          <w:lang w:val="en-GB"/>
        </w:rPr>
      </w:pPr>
      <w:del w:id="517" w:author="marliespiek@icloud.com" w:date="2024-02-12T11:55:00Z">
        <w:r w:rsidRPr="00082070" w:rsidDel="003B20F2">
          <w:rPr>
            <w:rFonts w:asciiTheme="majorHAnsi" w:hAnsiTheme="majorHAnsi" w:cstheme="majorHAnsi"/>
            <w:lang w:val="en-GB"/>
          </w:rPr>
          <w:delText xml:space="preserve">It is important to note that not all farms included in the PAYE data pay Corporate Income Tax (CIT) because some of them are sole proprietors. Consequently, our combined dataset only includes farms from the PAYE records that also have CIT information available. </w:delText>
        </w:r>
      </w:del>
      <w:del w:id="518" w:author="marliespiek@icloud.com" w:date="2024-02-12T11:46:00Z">
        <w:r w:rsidRPr="00082070" w:rsidDel="00DF71A4">
          <w:rPr>
            <w:rFonts w:asciiTheme="majorHAnsi" w:hAnsiTheme="majorHAnsi" w:cstheme="majorHAnsi"/>
            <w:lang w:val="en-GB"/>
          </w:rPr>
          <w:delText>Our study spans from 2011 to 2017.</w:delText>
        </w:r>
      </w:del>
    </w:p>
    <w:p w14:paraId="692CC34B" w14:textId="603D05EB" w:rsidR="00082070" w:rsidRPr="00082070" w:rsidRDefault="3926400F" w:rsidP="4793682B">
      <w:pPr>
        <w:jc w:val="both"/>
        <w:rPr>
          <w:rFonts w:asciiTheme="majorHAnsi" w:hAnsiTheme="majorHAnsi" w:cstheme="majorBidi"/>
          <w:lang w:val="en-GB"/>
        </w:rPr>
      </w:pPr>
      <w:commentRangeStart w:id="519"/>
      <w:commentRangeStart w:id="520"/>
      <w:r w:rsidRPr="40939A00">
        <w:rPr>
          <w:rFonts w:asciiTheme="majorHAnsi" w:hAnsiTheme="majorHAnsi" w:cstheme="majorBidi"/>
          <w:lang w:val="en-GB"/>
        </w:rPr>
        <w:t>Before merging the datasets, the</w:t>
      </w:r>
      <w:commentRangeStart w:id="521"/>
      <w:r w:rsidRPr="40939A00">
        <w:rPr>
          <w:rFonts w:asciiTheme="majorHAnsi" w:hAnsiTheme="majorHAnsi" w:cstheme="majorBidi"/>
          <w:lang w:val="en-GB"/>
        </w:rPr>
        <w:t xml:space="preserve"> PAYE data</w:t>
      </w:r>
      <w:commentRangeEnd w:id="521"/>
      <w:r w:rsidR="00082070">
        <w:rPr>
          <w:rStyle w:val="ae"/>
        </w:rPr>
        <w:commentReference w:id="521"/>
      </w:r>
      <w:r w:rsidRPr="40939A00">
        <w:rPr>
          <w:rFonts w:asciiTheme="majorHAnsi" w:hAnsiTheme="majorHAnsi" w:cstheme="majorBidi"/>
          <w:lang w:val="en-GB"/>
        </w:rPr>
        <w:t xml:space="preserve"> contained approximately 1,557,077 agricultural</w:t>
      </w:r>
      <w:ins w:id="522" w:author="Von Fintel, Dieter [dieter2@sun.ac.za]" w:date="2024-02-26T11:34:00Z">
        <w:r w:rsidR="077EC093" w:rsidRPr="40939A00">
          <w:rPr>
            <w:rFonts w:asciiTheme="majorHAnsi" w:hAnsiTheme="majorHAnsi" w:cstheme="majorBidi"/>
            <w:lang w:val="en-GB"/>
          </w:rPr>
          <w:t>-year</w:t>
        </w:r>
      </w:ins>
      <w:r w:rsidRPr="40939A00">
        <w:rPr>
          <w:rFonts w:asciiTheme="majorHAnsi" w:hAnsiTheme="majorHAnsi" w:cstheme="majorBidi"/>
          <w:lang w:val="en-GB"/>
        </w:rPr>
        <w:t xml:space="preserve"> entities. After merging the PAYE and CIT data and limiting the sample to entities present in both datasets, we ended up with approximately </w:t>
      </w:r>
      <w:commentRangeStart w:id="523"/>
      <w:r w:rsidRPr="40939A00">
        <w:rPr>
          <w:rFonts w:asciiTheme="majorHAnsi" w:hAnsiTheme="majorHAnsi" w:cstheme="majorBidi"/>
          <w:lang w:val="en-GB"/>
        </w:rPr>
        <w:t>1,108,729</w:t>
      </w:r>
      <w:ins w:id="524" w:author="Von Fintel, Dieter [dieter2@sun.ac.za]" w:date="2024-02-26T11:34:00Z">
        <w:r w:rsidR="13E18CD7" w:rsidRPr="40939A00">
          <w:rPr>
            <w:rFonts w:asciiTheme="majorHAnsi" w:hAnsiTheme="majorHAnsi" w:cstheme="majorBidi"/>
            <w:lang w:val="en-GB"/>
          </w:rPr>
          <w:t>-year</w:t>
        </w:r>
      </w:ins>
      <w:r w:rsidRPr="40939A00">
        <w:rPr>
          <w:rFonts w:asciiTheme="majorHAnsi" w:hAnsiTheme="majorHAnsi" w:cstheme="majorBidi"/>
          <w:lang w:val="en-GB"/>
        </w:rPr>
        <w:t xml:space="preserve"> </w:t>
      </w:r>
      <w:commentRangeEnd w:id="523"/>
      <w:r w:rsidR="00082070">
        <w:rPr>
          <w:rStyle w:val="ae"/>
        </w:rPr>
        <w:commentReference w:id="523"/>
      </w:r>
      <w:r w:rsidRPr="40939A00">
        <w:rPr>
          <w:rFonts w:asciiTheme="majorHAnsi" w:hAnsiTheme="majorHAnsi" w:cstheme="majorBidi"/>
          <w:lang w:val="en-GB"/>
        </w:rPr>
        <w:t xml:space="preserve">agricultural entities. </w:t>
      </w:r>
      <w:commentRangeEnd w:id="519"/>
      <w:r w:rsidR="00082070">
        <w:rPr>
          <w:rStyle w:val="ae"/>
        </w:rPr>
        <w:commentReference w:id="519"/>
      </w:r>
      <w:commentRangeEnd w:id="520"/>
      <w:r w:rsidR="00082070">
        <w:rPr>
          <w:rStyle w:val="ae"/>
        </w:rPr>
        <w:commentReference w:id="520"/>
      </w:r>
      <w:r w:rsidRPr="40939A00">
        <w:rPr>
          <w:rFonts w:asciiTheme="majorHAnsi" w:hAnsiTheme="majorHAnsi" w:cstheme="majorBidi"/>
          <w:lang w:val="en-GB"/>
        </w:rPr>
        <w:t>G</w:t>
      </w:r>
      <w:commentRangeStart w:id="525"/>
      <w:r w:rsidRPr="40939A00">
        <w:rPr>
          <w:rFonts w:asciiTheme="majorHAnsi" w:hAnsiTheme="majorHAnsi" w:cstheme="majorBidi"/>
          <w:lang w:val="en-GB"/>
        </w:rPr>
        <w:t>iven our specific focus on the farming sector, which includes activities such as growing non-perennial crops, growing perennial crops, plant propagation, animal production, and mixed farming, we further narrowed down our data to include only these subsectors, resulting in a total of 40,697 farms.</w:t>
      </w:r>
      <w:commentRangeEnd w:id="525"/>
      <w:r w:rsidR="00082070">
        <w:rPr>
          <w:rStyle w:val="ae"/>
        </w:rPr>
        <w:commentReference w:id="525"/>
      </w:r>
    </w:p>
    <w:p w14:paraId="754D02B0" w14:textId="2BF9C312" w:rsidR="00082070" w:rsidRDefault="47489818" w:rsidP="18E706F6">
      <w:pPr>
        <w:jc w:val="both"/>
        <w:rPr>
          <w:rFonts w:asciiTheme="majorHAnsi" w:hAnsiTheme="majorHAnsi" w:cstheme="majorBidi"/>
          <w:lang w:val="en-GB"/>
        </w:rPr>
      </w:pPr>
      <w:ins w:id="526" w:author="seiroi@gmail.com" w:date="2024-02-22T03:43:00Z">
        <w:r w:rsidRPr="18E706F6">
          <w:rPr>
            <w:rFonts w:asciiTheme="majorHAnsi" w:hAnsiTheme="majorHAnsi" w:cstheme="majorBidi"/>
            <w:lang w:val="en-GB"/>
          </w:rPr>
          <w:t xml:space="preserve">In </w:t>
        </w:r>
      </w:ins>
      <w:ins w:id="527" w:author="seiroi@gmail.com" w:date="2024-02-22T03:44:00Z">
        <w:r w:rsidR="309BA3EC" w:rsidRPr="18E706F6">
          <w:rPr>
            <w:rFonts w:asciiTheme="majorHAnsi" w:hAnsiTheme="majorHAnsi" w:cstheme="majorBidi"/>
            <w:lang w:val="en-GB"/>
          </w:rPr>
          <w:t>this paper</w:t>
        </w:r>
      </w:ins>
      <w:ins w:id="528" w:author="seiroi@gmail.com" w:date="2024-02-22T03:43:00Z">
        <w:r w:rsidRPr="18E706F6">
          <w:rPr>
            <w:rFonts w:asciiTheme="majorHAnsi" w:hAnsiTheme="majorHAnsi" w:cstheme="majorBidi"/>
            <w:lang w:val="en-GB"/>
          </w:rPr>
          <w:t xml:space="preserve">, we use </w:t>
        </w:r>
      </w:ins>
      <w:del w:id="529" w:author="seiroi@gmail.com" w:date="2024-02-22T03:43:00Z">
        <w:r w:rsidRPr="18E706F6" w:rsidDel="00082070">
          <w:rPr>
            <w:rFonts w:asciiTheme="majorHAnsi" w:hAnsiTheme="majorHAnsi" w:cstheme="majorBidi"/>
            <w:lang w:val="en-GB"/>
          </w:rPr>
          <w:delText>Our treatment variable,</w:delText>
        </w:r>
      </w:del>
      <w:r w:rsidR="3926400F" w:rsidRPr="18E706F6">
        <w:rPr>
          <w:rFonts w:asciiTheme="majorHAnsi" w:hAnsiTheme="majorHAnsi" w:cstheme="majorBidi"/>
          <w:lang w:val="en-GB"/>
        </w:rPr>
        <w:t xml:space="preserve"> the fraction of affected workers</w:t>
      </w:r>
      <w:ins w:id="530" w:author="seiroi@gmail.com" w:date="2024-02-22T03:43:00Z">
        <w:r w:rsidR="21BB222E" w:rsidRPr="18E706F6">
          <w:rPr>
            <w:rFonts w:asciiTheme="majorHAnsi" w:hAnsiTheme="majorHAnsi" w:cstheme="majorBidi"/>
            <w:lang w:val="en-GB"/>
          </w:rPr>
          <w:t xml:space="preserve"> as the key treatment variable. </w:t>
        </w:r>
      </w:ins>
      <w:del w:id="531" w:author="seiroi@gmail.com" w:date="2024-02-22T03:43:00Z">
        <w:r w:rsidRPr="18E706F6" w:rsidDel="00082070">
          <w:rPr>
            <w:rFonts w:asciiTheme="majorHAnsi" w:hAnsiTheme="majorHAnsi" w:cstheme="majorBidi"/>
            <w:lang w:val="en-GB"/>
          </w:rPr>
          <w:delText xml:space="preserve">, </w:delText>
        </w:r>
      </w:del>
      <w:ins w:id="532" w:author="seiroi@gmail.com" w:date="2024-02-22T03:43:00Z">
        <w:r w:rsidR="7520E5D4" w:rsidRPr="18E706F6">
          <w:rPr>
            <w:rFonts w:asciiTheme="majorHAnsi" w:hAnsiTheme="majorHAnsi" w:cstheme="majorBidi"/>
            <w:lang w:val="en-GB"/>
          </w:rPr>
          <w:t>This variable</w:t>
        </w:r>
      </w:ins>
      <w:ins w:id="533" w:author="seiroi@gmail.com" w:date="2024-02-22T03:44:00Z">
        <w:r w:rsidR="7520E5D4" w:rsidRPr="18E706F6">
          <w:rPr>
            <w:rFonts w:asciiTheme="majorHAnsi" w:hAnsiTheme="majorHAnsi" w:cstheme="majorBidi"/>
            <w:lang w:val="en-GB"/>
          </w:rPr>
          <w:t xml:space="preserve"> </w:t>
        </w:r>
      </w:ins>
      <w:r w:rsidR="2734913F" w:rsidRPr="18E706F6">
        <w:rPr>
          <w:rFonts w:asciiTheme="majorHAnsi" w:hAnsiTheme="majorHAnsi" w:cstheme="majorBidi"/>
          <w:lang w:val="en-GB"/>
        </w:rPr>
        <w:t>is</w:t>
      </w:r>
      <w:r w:rsidR="3926400F" w:rsidRPr="18E706F6">
        <w:rPr>
          <w:rFonts w:asciiTheme="majorHAnsi" w:hAnsiTheme="majorHAnsi" w:cstheme="majorBidi"/>
          <w:lang w:val="en-GB"/>
        </w:rPr>
        <w:t xml:space="preserve"> defined for farms that were part of the sample before the policy change took effect. Therefore, we excluded all farms that entered the sample after 2013. </w:t>
      </w:r>
      <w:commentRangeStart w:id="534"/>
      <w:commentRangeStart w:id="535"/>
      <w:r w:rsidR="3926400F" w:rsidRPr="18E706F6">
        <w:rPr>
          <w:rFonts w:asciiTheme="majorHAnsi" w:hAnsiTheme="majorHAnsi" w:cstheme="majorBidi"/>
          <w:lang w:val="en-GB"/>
        </w:rPr>
        <w:t xml:space="preserve">Ultimately, our final </w:t>
      </w:r>
      <w:del w:id="536" w:author="Von Fintel, Dieter [dieter2@sun.ac.za]" w:date="2024-02-26T11:39:00Z">
        <w:r w:rsidRPr="18E706F6" w:rsidDel="00082070">
          <w:rPr>
            <w:rFonts w:asciiTheme="majorHAnsi" w:hAnsiTheme="majorHAnsi" w:cstheme="majorBidi"/>
            <w:lang w:val="en-GB"/>
          </w:rPr>
          <w:delText xml:space="preserve">unbalanced </w:delText>
        </w:r>
      </w:del>
      <w:r w:rsidR="3926400F" w:rsidRPr="18E706F6">
        <w:rPr>
          <w:rFonts w:asciiTheme="majorHAnsi" w:hAnsiTheme="majorHAnsi" w:cstheme="majorBidi"/>
          <w:lang w:val="en-GB"/>
        </w:rPr>
        <w:t xml:space="preserve">analysis sample consists of </w:t>
      </w:r>
      <w:commentRangeStart w:id="537"/>
      <w:r w:rsidR="3926400F" w:rsidRPr="18E706F6">
        <w:rPr>
          <w:rFonts w:asciiTheme="majorHAnsi" w:hAnsiTheme="majorHAnsi" w:cstheme="majorBidi"/>
          <w:lang w:val="en-GB"/>
        </w:rPr>
        <w:t xml:space="preserve">18,919 </w:t>
      </w:r>
      <w:commentRangeEnd w:id="537"/>
      <w:r>
        <w:rPr>
          <w:rStyle w:val="ae"/>
        </w:rPr>
        <w:commentReference w:id="537"/>
      </w:r>
      <w:r w:rsidR="3926400F" w:rsidRPr="18E706F6">
        <w:rPr>
          <w:rFonts w:asciiTheme="majorHAnsi" w:hAnsiTheme="majorHAnsi" w:cstheme="majorBidi"/>
          <w:lang w:val="en-GB"/>
        </w:rPr>
        <w:t>farms</w:t>
      </w:r>
      <w:ins w:id="538" w:author="Von Fintel, Dieter [dieter2@sun.ac.za]" w:date="2024-02-26T11:39:00Z">
        <w:r w:rsidR="7BDBA503" w:rsidRPr="18E706F6">
          <w:rPr>
            <w:rFonts w:asciiTheme="majorHAnsi" w:hAnsiTheme="majorHAnsi" w:cstheme="majorBidi"/>
            <w:lang w:val="en-GB"/>
          </w:rPr>
          <w:t xml:space="preserve"> followed i</w:t>
        </w:r>
        <w:commentRangeStart w:id="539"/>
        <w:commentRangeStart w:id="540"/>
        <w:commentRangeStart w:id="541"/>
        <w:r w:rsidR="7BDBA503" w:rsidRPr="18E706F6">
          <w:rPr>
            <w:rFonts w:asciiTheme="majorHAnsi" w:hAnsiTheme="majorHAnsi" w:cstheme="majorBidi"/>
            <w:lang w:val="en-GB"/>
          </w:rPr>
          <w:t>n an unbalanced panel</w:t>
        </w:r>
      </w:ins>
      <w:ins w:id="542" w:author="seiroi@gmail.com" w:date="2024-03-15T00:40:00Z">
        <w:r w:rsidR="2CED68FB" w:rsidRPr="18E706F6">
          <w:rPr>
            <w:rFonts w:asciiTheme="majorHAnsi" w:hAnsiTheme="majorHAnsi" w:cstheme="majorBidi"/>
            <w:lang w:val="en-GB"/>
          </w:rPr>
          <w:t xml:space="preserve"> (hereafter we refer to it as </w:t>
        </w:r>
        <w:commentRangeStart w:id="543"/>
        <w:r w:rsidR="2CED68FB" w:rsidRPr="18E706F6">
          <w:rPr>
            <w:rFonts w:asciiTheme="majorHAnsi" w:hAnsiTheme="majorHAnsi" w:cstheme="majorBidi"/>
            <w:lang w:val="en-GB"/>
          </w:rPr>
          <w:t>base sample</w:t>
        </w:r>
      </w:ins>
      <w:commentRangeEnd w:id="543"/>
      <w:r>
        <w:rPr>
          <w:rStyle w:val="ae"/>
        </w:rPr>
        <w:commentReference w:id="543"/>
      </w:r>
      <w:ins w:id="544" w:author="seiroi@gmail.com" w:date="2024-03-15T00:40:00Z">
        <w:r w:rsidR="2CED68FB" w:rsidRPr="18E706F6">
          <w:rPr>
            <w:rFonts w:asciiTheme="majorHAnsi" w:hAnsiTheme="majorHAnsi" w:cstheme="majorBidi"/>
            <w:lang w:val="en-GB"/>
          </w:rPr>
          <w:t>)</w:t>
        </w:r>
      </w:ins>
      <w:commentRangeEnd w:id="539"/>
      <w:r>
        <w:rPr>
          <w:rStyle w:val="ae"/>
        </w:rPr>
        <w:commentReference w:id="539"/>
      </w:r>
      <w:commentRangeEnd w:id="540"/>
      <w:r>
        <w:rPr>
          <w:rStyle w:val="ae"/>
        </w:rPr>
        <w:commentReference w:id="540"/>
      </w:r>
      <w:commentRangeEnd w:id="541"/>
      <w:r>
        <w:rPr>
          <w:rStyle w:val="ae"/>
        </w:rPr>
        <w:commentReference w:id="541"/>
      </w:r>
      <w:r w:rsidR="3926400F" w:rsidRPr="18E706F6">
        <w:rPr>
          <w:rFonts w:asciiTheme="majorHAnsi" w:hAnsiTheme="majorHAnsi" w:cstheme="majorBidi"/>
          <w:lang w:val="en-GB"/>
        </w:rPr>
        <w:t>.</w:t>
      </w:r>
    </w:p>
    <w:p w14:paraId="493A97FD" w14:textId="02FE0036" w:rsidR="00F8341C" w:rsidRPr="00F8341C" w:rsidRDefault="3A0B21BD" w:rsidP="18E706F6">
      <w:pPr>
        <w:jc w:val="both"/>
        <w:rPr>
          <w:rFonts w:asciiTheme="majorHAnsi" w:hAnsiTheme="majorHAnsi" w:cstheme="majorBidi"/>
          <w:lang w:val="en-GB"/>
        </w:rPr>
      </w:pPr>
      <w:r w:rsidRPr="18E706F6">
        <w:rPr>
          <w:rFonts w:asciiTheme="majorHAnsi" w:hAnsiTheme="majorHAnsi" w:cstheme="majorBidi"/>
          <w:lang w:val="en-GB"/>
        </w:rPr>
        <w:t xml:space="preserve">Our </w:t>
      </w:r>
      <w:del w:id="545" w:author="seiroi@gmail.com" w:date="2024-03-15T00:40:00Z">
        <w:r w:rsidRPr="18E706F6" w:rsidDel="3A0B21BD">
          <w:rPr>
            <w:rFonts w:asciiTheme="majorHAnsi" w:hAnsiTheme="majorHAnsi" w:cstheme="majorBidi"/>
            <w:lang w:val="en-GB"/>
          </w:rPr>
          <w:delText>unbalanced</w:delText>
        </w:r>
      </w:del>
      <w:ins w:id="546" w:author="seiroi@gmail.com" w:date="2024-03-15T00:40:00Z">
        <w:r w:rsidR="5EC4FE34" w:rsidRPr="18E706F6">
          <w:rPr>
            <w:rFonts w:asciiTheme="majorHAnsi" w:hAnsiTheme="majorHAnsi" w:cstheme="majorBidi"/>
            <w:lang w:val="en-GB"/>
          </w:rPr>
          <w:t>base</w:t>
        </w:r>
      </w:ins>
      <w:r w:rsidRPr="18E706F6">
        <w:rPr>
          <w:rFonts w:asciiTheme="majorHAnsi" w:hAnsiTheme="majorHAnsi" w:cstheme="majorBidi"/>
          <w:lang w:val="en-GB"/>
        </w:rPr>
        <w:t xml:space="preserve"> sample comprises two groups of farms: those that ceased their operations after the policy change (</w:t>
      </w:r>
      <w:proofErr w:type="spellStart"/>
      <w:r w:rsidRPr="18E706F6">
        <w:rPr>
          <w:rFonts w:asciiTheme="majorHAnsi" w:hAnsiTheme="majorHAnsi" w:cstheme="majorBidi"/>
          <w:lang w:val="en-GB"/>
        </w:rPr>
        <w:t>exiters</w:t>
      </w:r>
      <w:proofErr w:type="spellEnd"/>
      <w:r w:rsidRPr="18E706F6">
        <w:rPr>
          <w:rFonts w:asciiTheme="majorHAnsi" w:hAnsiTheme="majorHAnsi" w:cstheme="majorBidi"/>
          <w:lang w:val="en-GB"/>
        </w:rPr>
        <w:t xml:space="preserve">) and those that continued to operate (survivors). Within this study, we examine this </w:t>
      </w:r>
      <w:del w:id="547" w:author="seiroi@gmail.com" w:date="2024-03-15T00:40:00Z">
        <w:r w:rsidRPr="18E706F6" w:rsidDel="3A0B21BD">
          <w:rPr>
            <w:rFonts w:asciiTheme="majorHAnsi" w:hAnsiTheme="majorHAnsi" w:cstheme="majorBidi"/>
            <w:lang w:val="en-GB"/>
          </w:rPr>
          <w:delText>unbalanced</w:delText>
        </w:r>
      </w:del>
      <w:ins w:id="548" w:author="seiroi@gmail.com" w:date="2024-03-15T00:41:00Z">
        <w:r w:rsidR="7BF341E5" w:rsidRPr="18E706F6">
          <w:rPr>
            <w:rFonts w:asciiTheme="majorHAnsi" w:hAnsiTheme="majorHAnsi" w:cstheme="majorBidi"/>
            <w:lang w:val="en-GB"/>
          </w:rPr>
          <w:t>bas</w:t>
        </w:r>
      </w:ins>
      <w:ins w:id="549" w:author="seiroi@gmail.com" w:date="2024-03-15T00:40:00Z">
        <w:r w:rsidR="7FE7B845" w:rsidRPr="18E706F6">
          <w:rPr>
            <w:rFonts w:asciiTheme="majorHAnsi" w:hAnsiTheme="majorHAnsi" w:cstheme="majorBidi"/>
            <w:lang w:val="en-GB"/>
          </w:rPr>
          <w:t>e</w:t>
        </w:r>
      </w:ins>
      <w:r w:rsidRPr="18E706F6">
        <w:rPr>
          <w:rFonts w:asciiTheme="majorHAnsi" w:hAnsiTheme="majorHAnsi" w:cstheme="majorBidi"/>
          <w:lang w:val="en-GB"/>
        </w:rPr>
        <w:t xml:space="preserve"> sample to assess the overall impact of the policy change on the farming sector. Additionally, we analyse a </w:t>
      </w:r>
      <w:commentRangeStart w:id="550"/>
      <w:r w:rsidRPr="18E706F6">
        <w:rPr>
          <w:rFonts w:asciiTheme="majorHAnsi" w:hAnsiTheme="majorHAnsi" w:cstheme="majorBidi"/>
          <w:lang w:val="en-GB"/>
        </w:rPr>
        <w:t xml:space="preserve">subset of the survivor farms </w:t>
      </w:r>
      <w:commentRangeEnd w:id="550"/>
      <w:r>
        <w:rPr>
          <w:rStyle w:val="ae"/>
        </w:rPr>
        <w:commentReference w:id="550"/>
      </w:r>
      <w:r w:rsidRPr="18E706F6">
        <w:rPr>
          <w:rFonts w:asciiTheme="majorHAnsi" w:hAnsiTheme="majorHAnsi" w:cstheme="majorBidi"/>
          <w:lang w:val="en-GB"/>
        </w:rPr>
        <w:t>to understand the strategies they employed in order to absorb the additional costs resulting from the minimum wage increase.</w:t>
      </w:r>
    </w:p>
    <w:p w14:paraId="6AD4803D" w14:textId="4EBBD14E" w:rsidR="00BF5342" w:rsidRDefault="00BF5342" w:rsidP="18E706F6">
      <w:pPr>
        <w:jc w:val="both"/>
        <w:rPr>
          <w:rFonts w:asciiTheme="majorHAnsi" w:hAnsiTheme="majorHAnsi" w:cstheme="majorBidi"/>
          <w:lang w:val="en-GB"/>
        </w:rPr>
      </w:pPr>
      <w:r w:rsidRPr="18E706F6">
        <w:rPr>
          <w:rFonts w:asciiTheme="majorHAnsi" w:hAnsiTheme="majorHAnsi" w:cstheme="majorBidi"/>
        </w:rPr>
        <w:t xml:space="preserve">Tables 1 and 2 display the descriptive statistics on employment, sales revenue, capital share of sales revenue, and operating profit. Table 1 encompasses the entire </w:t>
      </w:r>
      <w:del w:id="551" w:author="seiroi@gmail.com" w:date="2024-03-15T00:41:00Z">
        <w:r w:rsidRPr="18E706F6" w:rsidDel="00BF5342">
          <w:rPr>
            <w:rFonts w:asciiTheme="majorHAnsi" w:hAnsiTheme="majorHAnsi" w:cstheme="majorBidi"/>
          </w:rPr>
          <w:delText>unbalanced</w:delText>
        </w:r>
      </w:del>
      <w:ins w:id="552" w:author="seiroi@gmail.com" w:date="2024-03-15T00:41:00Z">
        <w:r w:rsidR="0A06A7BB" w:rsidRPr="18E706F6">
          <w:rPr>
            <w:rFonts w:asciiTheme="majorHAnsi" w:hAnsiTheme="majorHAnsi" w:cstheme="majorBidi"/>
          </w:rPr>
          <w:t>base</w:t>
        </w:r>
      </w:ins>
      <w:r w:rsidRPr="18E706F6">
        <w:rPr>
          <w:rFonts w:asciiTheme="majorHAnsi" w:hAnsiTheme="majorHAnsi" w:cstheme="majorBidi"/>
        </w:rPr>
        <w:t xml:space="preserve"> sample, while Table 2 focuses specifically on the subset of farms that survived. These statistics highlight a noteworthy transformation in the composition of the farming sector following the policy change. Notably, the mean values of employment, sales revenue, and operating profit demonstrate a significant increase within the subset of surviving farms compared to the broader </w:t>
      </w:r>
      <w:del w:id="553" w:author="seiroi@gmail.com" w:date="2024-03-15T00:41:00Z">
        <w:r w:rsidRPr="18E706F6" w:rsidDel="00BF5342">
          <w:rPr>
            <w:rFonts w:asciiTheme="majorHAnsi" w:hAnsiTheme="majorHAnsi" w:cstheme="majorBidi"/>
          </w:rPr>
          <w:delText>unbalanced</w:delText>
        </w:r>
      </w:del>
      <w:ins w:id="554" w:author="seiroi@gmail.com" w:date="2024-03-15T00:41:00Z">
        <w:r w:rsidR="398FAA4B" w:rsidRPr="18E706F6">
          <w:rPr>
            <w:rFonts w:asciiTheme="majorHAnsi" w:hAnsiTheme="majorHAnsi" w:cstheme="majorBidi"/>
          </w:rPr>
          <w:t>base</w:t>
        </w:r>
      </w:ins>
      <w:r w:rsidRPr="18E706F6">
        <w:rPr>
          <w:rFonts w:asciiTheme="majorHAnsi" w:hAnsiTheme="majorHAnsi" w:cstheme="majorBidi"/>
        </w:rPr>
        <w:t xml:space="preserve"> sample. Consequently, the information within tables 1 and 2 strongly suggests that it was the larger farms that predominantly continued to operate after the minimum wage hike.</w:t>
      </w:r>
    </w:p>
    <w:p w14:paraId="15D08748" w14:textId="77777777" w:rsidR="00250C00" w:rsidRDefault="00250C00" w:rsidP="00F8341C">
      <w:pPr>
        <w:jc w:val="both"/>
        <w:rPr>
          <w:rFonts w:asciiTheme="majorHAnsi" w:hAnsiTheme="majorHAnsi" w:cstheme="majorHAnsi"/>
          <w:lang w:val="en-GB"/>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1940"/>
        <w:gridCol w:w="1580"/>
        <w:gridCol w:w="1720"/>
        <w:gridCol w:w="1980"/>
      </w:tblGrid>
      <w:tr w:rsidR="00322DD0" w:rsidRPr="00250C00" w14:paraId="5EE37182" w14:textId="77777777" w:rsidTr="18E706F6">
        <w:trPr>
          <w:trHeight w:val="288"/>
        </w:trPr>
        <w:tc>
          <w:tcPr>
            <w:tcW w:w="8680" w:type="dxa"/>
            <w:gridSpan w:val="5"/>
            <w:tcBorders>
              <w:bottom w:val="single" w:sz="4" w:space="0" w:color="auto"/>
            </w:tcBorders>
            <w:noWrap/>
          </w:tcPr>
          <w:p w14:paraId="58CA2B14" w14:textId="4E1E0BF7" w:rsidR="00322DD0" w:rsidRPr="00250C00" w:rsidRDefault="48CCC529" w:rsidP="18E706F6">
            <w:pPr>
              <w:jc w:val="both"/>
              <w:rPr>
                <w:rFonts w:asciiTheme="majorHAnsi" w:hAnsiTheme="majorHAnsi" w:cstheme="majorBidi"/>
                <w:b/>
                <w:bCs/>
              </w:rPr>
            </w:pPr>
            <w:r w:rsidRPr="18E706F6">
              <w:rPr>
                <w:rFonts w:asciiTheme="majorHAnsi" w:hAnsiTheme="majorHAnsi" w:cstheme="majorBidi"/>
                <w:b/>
                <w:bCs/>
              </w:rPr>
              <w:t xml:space="preserve">Table 1: Descriptive statistics from the </w:t>
            </w:r>
            <w:del w:id="555" w:author="seiroi@gmail.com" w:date="2024-03-15T00:42:00Z">
              <w:r w:rsidR="00322DD0" w:rsidRPr="18E706F6" w:rsidDel="48CCC529">
                <w:rPr>
                  <w:rFonts w:asciiTheme="majorHAnsi" w:hAnsiTheme="majorHAnsi" w:cstheme="majorBidi"/>
                  <w:b/>
                  <w:bCs/>
                </w:rPr>
                <w:delText>unbalanced</w:delText>
              </w:r>
            </w:del>
            <w:ins w:id="556" w:author="seiroi@gmail.com" w:date="2024-03-15T00:42:00Z">
              <w:r w:rsidR="0BB770F2" w:rsidRPr="18E706F6">
                <w:rPr>
                  <w:rFonts w:asciiTheme="majorHAnsi" w:hAnsiTheme="majorHAnsi" w:cstheme="majorBidi"/>
                  <w:b/>
                  <w:bCs/>
                </w:rPr>
                <w:t xml:space="preserve"> base</w:t>
              </w:r>
            </w:ins>
            <w:r w:rsidRPr="18E706F6">
              <w:rPr>
                <w:rFonts w:asciiTheme="majorHAnsi" w:hAnsiTheme="majorHAnsi" w:cstheme="majorBidi"/>
                <w:b/>
                <w:bCs/>
              </w:rPr>
              <w:t xml:space="preserve"> sample </w:t>
            </w:r>
          </w:p>
        </w:tc>
      </w:tr>
      <w:tr w:rsidR="00250C00" w:rsidRPr="00250C00" w14:paraId="73DFC667" w14:textId="77777777" w:rsidTr="18E706F6">
        <w:trPr>
          <w:trHeight w:val="288"/>
        </w:trPr>
        <w:tc>
          <w:tcPr>
            <w:tcW w:w="1460" w:type="dxa"/>
            <w:tcBorders>
              <w:top w:val="single" w:sz="4" w:space="0" w:color="auto"/>
              <w:bottom w:val="single" w:sz="4" w:space="0" w:color="auto"/>
            </w:tcBorders>
            <w:noWrap/>
            <w:hideMark/>
          </w:tcPr>
          <w:p w14:paraId="7815BAD0" w14:textId="1124A883" w:rsidR="00250C00" w:rsidRPr="00250C00" w:rsidRDefault="00250C00" w:rsidP="00F00CEF">
            <w:pPr>
              <w:rPr>
                <w:rFonts w:asciiTheme="majorHAnsi" w:hAnsiTheme="majorHAnsi" w:cstheme="majorHAnsi"/>
                <w:b/>
                <w:bCs/>
              </w:rPr>
            </w:pPr>
            <w:r w:rsidRPr="00250C00">
              <w:rPr>
                <w:rFonts w:asciiTheme="majorHAnsi" w:hAnsiTheme="majorHAnsi" w:cstheme="majorHAnsi"/>
                <w:b/>
                <w:bCs/>
              </w:rPr>
              <w:t>Year</w:t>
            </w:r>
          </w:p>
        </w:tc>
        <w:tc>
          <w:tcPr>
            <w:tcW w:w="1940" w:type="dxa"/>
            <w:tcBorders>
              <w:top w:val="single" w:sz="4" w:space="0" w:color="auto"/>
              <w:bottom w:val="single" w:sz="4" w:space="0" w:color="auto"/>
            </w:tcBorders>
            <w:noWrap/>
            <w:hideMark/>
          </w:tcPr>
          <w:p w14:paraId="74ACB871" w14:textId="31677C00" w:rsidR="00250C00" w:rsidRPr="00250C00" w:rsidRDefault="56806A9D" w:rsidP="40939A00">
            <w:pPr>
              <w:rPr>
                <w:rFonts w:asciiTheme="majorHAnsi" w:hAnsiTheme="majorHAnsi" w:cstheme="majorBidi"/>
                <w:b/>
                <w:bCs/>
              </w:rPr>
            </w:pPr>
            <w:commentRangeStart w:id="557"/>
            <w:r w:rsidRPr="40939A00">
              <w:rPr>
                <w:rFonts w:asciiTheme="majorHAnsi" w:hAnsiTheme="majorHAnsi" w:cstheme="majorBidi"/>
                <w:b/>
                <w:bCs/>
              </w:rPr>
              <w:t>employment</w:t>
            </w:r>
          </w:p>
        </w:tc>
        <w:tc>
          <w:tcPr>
            <w:tcW w:w="1580" w:type="dxa"/>
            <w:tcBorders>
              <w:top w:val="single" w:sz="4" w:space="0" w:color="auto"/>
              <w:bottom w:val="single" w:sz="4" w:space="0" w:color="auto"/>
            </w:tcBorders>
            <w:noWrap/>
            <w:hideMark/>
          </w:tcPr>
          <w:p w14:paraId="212CC30F" w14:textId="000951CB" w:rsidR="00250C00" w:rsidRPr="00250C00" w:rsidRDefault="00250C00" w:rsidP="00F00CEF">
            <w:pPr>
              <w:rPr>
                <w:rFonts w:asciiTheme="majorHAnsi" w:hAnsiTheme="majorHAnsi" w:cstheme="majorHAnsi"/>
                <w:b/>
                <w:bCs/>
              </w:rPr>
            </w:pPr>
            <w:r w:rsidRPr="00250C00">
              <w:rPr>
                <w:rFonts w:asciiTheme="majorHAnsi" w:hAnsiTheme="majorHAnsi" w:cstheme="majorHAnsi"/>
                <w:b/>
                <w:bCs/>
              </w:rPr>
              <w:t>Capital-sales ratio</w:t>
            </w:r>
          </w:p>
        </w:tc>
        <w:tc>
          <w:tcPr>
            <w:tcW w:w="1720" w:type="dxa"/>
            <w:tcBorders>
              <w:top w:val="single" w:sz="4" w:space="0" w:color="auto"/>
              <w:bottom w:val="single" w:sz="4" w:space="0" w:color="auto"/>
            </w:tcBorders>
            <w:noWrap/>
            <w:hideMark/>
          </w:tcPr>
          <w:p w14:paraId="4D43E19A" w14:textId="6E7876FF" w:rsidR="00250C00" w:rsidRPr="00250C00" w:rsidRDefault="00250C00" w:rsidP="00F00CEF">
            <w:pPr>
              <w:rPr>
                <w:rFonts w:asciiTheme="majorHAnsi" w:hAnsiTheme="majorHAnsi" w:cstheme="majorHAnsi"/>
                <w:b/>
                <w:bCs/>
              </w:rPr>
            </w:pPr>
            <w:r w:rsidRPr="00250C00">
              <w:rPr>
                <w:rFonts w:asciiTheme="majorHAnsi" w:hAnsiTheme="majorHAnsi" w:cstheme="majorHAnsi"/>
                <w:b/>
                <w:bCs/>
              </w:rPr>
              <w:t>Sales Revenue</w:t>
            </w:r>
            <w:r w:rsidR="00F00CEF">
              <w:rPr>
                <w:rFonts w:asciiTheme="majorHAnsi" w:hAnsiTheme="majorHAnsi" w:cstheme="majorHAnsi"/>
                <w:b/>
                <w:bCs/>
              </w:rPr>
              <w:t xml:space="preserve"> (ZAR)</w:t>
            </w:r>
          </w:p>
        </w:tc>
        <w:tc>
          <w:tcPr>
            <w:tcW w:w="1980" w:type="dxa"/>
            <w:tcBorders>
              <w:top w:val="single" w:sz="4" w:space="0" w:color="auto"/>
              <w:bottom w:val="single" w:sz="4" w:space="0" w:color="auto"/>
            </w:tcBorders>
            <w:noWrap/>
            <w:hideMark/>
          </w:tcPr>
          <w:p w14:paraId="4032B1E7" w14:textId="3D18E26D" w:rsidR="00250C00" w:rsidRPr="00250C00" w:rsidRDefault="56806A9D" w:rsidP="40939A00">
            <w:pPr>
              <w:rPr>
                <w:rFonts w:asciiTheme="majorHAnsi" w:hAnsiTheme="majorHAnsi" w:cstheme="majorBidi"/>
                <w:b/>
                <w:bCs/>
              </w:rPr>
            </w:pPr>
            <w:r w:rsidRPr="40939A00">
              <w:rPr>
                <w:rFonts w:asciiTheme="majorHAnsi" w:hAnsiTheme="majorHAnsi" w:cstheme="majorBidi"/>
                <w:b/>
                <w:bCs/>
              </w:rPr>
              <w:t>Operating profit</w:t>
            </w:r>
            <w:r w:rsidR="2E78AF67" w:rsidRPr="40939A00">
              <w:rPr>
                <w:rFonts w:asciiTheme="majorHAnsi" w:hAnsiTheme="majorHAnsi" w:cstheme="majorBidi"/>
                <w:b/>
                <w:bCs/>
              </w:rPr>
              <w:t xml:space="preserve"> (ZAR)</w:t>
            </w:r>
            <w:commentRangeEnd w:id="557"/>
            <w:r w:rsidR="00250C00">
              <w:rPr>
                <w:rStyle w:val="ae"/>
              </w:rPr>
              <w:commentReference w:id="557"/>
            </w:r>
          </w:p>
        </w:tc>
      </w:tr>
      <w:tr w:rsidR="00250C00" w:rsidRPr="00250C00" w14:paraId="346F729C" w14:textId="77777777" w:rsidTr="18E706F6">
        <w:trPr>
          <w:trHeight w:val="288"/>
        </w:trPr>
        <w:tc>
          <w:tcPr>
            <w:tcW w:w="1460" w:type="dxa"/>
            <w:tcBorders>
              <w:top w:val="single" w:sz="4" w:space="0" w:color="auto"/>
            </w:tcBorders>
            <w:noWrap/>
            <w:hideMark/>
          </w:tcPr>
          <w:p w14:paraId="6ACB554D"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2011</w:t>
            </w:r>
          </w:p>
        </w:tc>
        <w:tc>
          <w:tcPr>
            <w:tcW w:w="1940" w:type="dxa"/>
            <w:tcBorders>
              <w:top w:val="single" w:sz="4" w:space="0" w:color="auto"/>
            </w:tcBorders>
            <w:noWrap/>
            <w:hideMark/>
          </w:tcPr>
          <w:p w14:paraId="15945CCB"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83</w:t>
            </w:r>
          </w:p>
        </w:tc>
        <w:tc>
          <w:tcPr>
            <w:tcW w:w="1580" w:type="dxa"/>
            <w:tcBorders>
              <w:top w:val="single" w:sz="4" w:space="0" w:color="auto"/>
            </w:tcBorders>
            <w:noWrap/>
            <w:hideMark/>
          </w:tcPr>
          <w:p w14:paraId="77B887EC" w14:textId="77777777" w:rsidR="00250C00" w:rsidRPr="00250C00" w:rsidRDefault="24B91243" w:rsidP="18E706F6">
            <w:pPr>
              <w:jc w:val="center"/>
              <w:rPr>
                <w:rFonts w:asciiTheme="majorHAnsi" w:hAnsiTheme="majorHAnsi" w:cstheme="majorBidi"/>
              </w:rPr>
            </w:pPr>
            <w:commentRangeStart w:id="558"/>
            <w:r w:rsidRPr="18E706F6">
              <w:rPr>
                <w:rFonts w:asciiTheme="majorHAnsi" w:hAnsiTheme="majorHAnsi" w:cstheme="majorBidi"/>
              </w:rPr>
              <w:t>0.14</w:t>
            </w:r>
            <w:commentRangeEnd w:id="558"/>
            <w:r w:rsidR="00250C00">
              <w:rPr>
                <w:rStyle w:val="ae"/>
              </w:rPr>
              <w:commentReference w:id="558"/>
            </w:r>
          </w:p>
        </w:tc>
        <w:tc>
          <w:tcPr>
            <w:tcW w:w="1720" w:type="dxa"/>
            <w:tcBorders>
              <w:top w:val="single" w:sz="4" w:space="0" w:color="auto"/>
            </w:tcBorders>
            <w:noWrap/>
            <w:hideMark/>
          </w:tcPr>
          <w:p w14:paraId="7D436111"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4,910,052</w:t>
            </w:r>
          </w:p>
        </w:tc>
        <w:tc>
          <w:tcPr>
            <w:tcW w:w="1980" w:type="dxa"/>
            <w:tcBorders>
              <w:top w:val="single" w:sz="4" w:space="0" w:color="auto"/>
            </w:tcBorders>
            <w:noWrap/>
            <w:hideMark/>
          </w:tcPr>
          <w:p w14:paraId="1CEFBE97"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1,671,555</w:t>
            </w:r>
          </w:p>
        </w:tc>
      </w:tr>
      <w:tr w:rsidR="00250C00" w:rsidRPr="00250C00" w14:paraId="3486FC76" w14:textId="77777777" w:rsidTr="18E706F6">
        <w:trPr>
          <w:trHeight w:val="288"/>
        </w:trPr>
        <w:tc>
          <w:tcPr>
            <w:tcW w:w="1460" w:type="dxa"/>
            <w:noWrap/>
            <w:hideMark/>
          </w:tcPr>
          <w:p w14:paraId="328C96A6"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2012</w:t>
            </w:r>
          </w:p>
        </w:tc>
        <w:tc>
          <w:tcPr>
            <w:tcW w:w="1940" w:type="dxa"/>
            <w:noWrap/>
            <w:hideMark/>
          </w:tcPr>
          <w:p w14:paraId="567C3F30"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92</w:t>
            </w:r>
          </w:p>
        </w:tc>
        <w:tc>
          <w:tcPr>
            <w:tcW w:w="1580" w:type="dxa"/>
            <w:noWrap/>
            <w:hideMark/>
          </w:tcPr>
          <w:p w14:paraId="7790E8F4"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0.1</w:t>
            </w:r>
          </w:p>
        </w:tc>
        <w:tc>
          <w:tcPr>
            <w:tcW w:w="1720" w:type="dxa"/>
            <w:noWrap/>
            <w:hideMark/>
          </w:tcPr>
          <w:p w14:paraId="0D45D4A6"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5,111,588</w:t>
            </w:r>
          </w:p>
        </w:tc>
        <w:tc>
          <w:tcPr>
            <w:tcW w:w="1980" w:type="dxa"/>
            <w:noWrap/>
            <w:hideMark/>
          </w:tcPr>
          <w:p w14:paraId="4AFBAF75"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1,708,762</w:t>
            </w:r>
          </w:p>
        </w:tc>
      </w:tr>
      <w:tr w:rsidR="00250C00" w:rsidRPr="00250C00" w14:paraId="37C3CC83" w14:textId="77777777" w:rsidTr="18E706F6">
        <w:trPr>
          <w:trHeight w:val="288"/>
        </w:trPr>
        <w:tc>
          <w:tcPr>
            <w:tcW w:w="1460" w:type="dxa"/>
            <w:noWrap/>
            <w:hideMark/>
          </w:tcPr>
          <w:p w14:paraId="3990165B"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2013</w:t>
            </w:r>
          </w:p>
        </w:tc>
        <w:tc>
          <w:tcPr>
            <w:tcW w:w="1940" w:type="dxa"/>
            <w:noWrap/>
            <w:hideMark/>
          </w:tcPr>
          <w:p w14:paraId="67B67294"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82</w:t>
            </w:r>
          </w:p>
        </w:tc>
        <w:tc>
          <w:tcPr>
            <w:tcW w:w="1580" w:type="dxa"/>
            <w:noWrap/>
            <w:hideMark/>
          </w:tcPr>
          <w:p w14:paraId="5D568995"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0.09</w:t>
            </w:r>
          </w:p>
        </w:tc>
        <w:tc>
          <w:tcPr>
            <w:tcW w:w="1720" w:type="dxa"/>
            <w:noWrap/>
            <w:hideMark/>
          </w:tcPr>
          <w:p w14:paraId="5BE8EF98"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4,873,616</w:t>
            </w:r>
          </w:p>
        </w:tc>
        <w:tc>
          <w:tcPr>
            <w:tcW w:w="1980" w:type="dxa"/>
            <w:noWrap/>
            <w:hideMark/>
          </w:tcPr>
          <w:p w14:paraId="123C8B97"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1,659,017</w:t>
            </w:r>
          </w:p>
        </w:tc>
      </w:tr>
      <w:tr w:rsidR="00250C00" w:rsidRPr="00250C00" w14:paraId="07090DE6" w14:textId="77777777" w:rsidTr="18E706F6">
        <w:trPr>
          <w:trHeight w:val="288"/>
        </w:trPr>
        <w:tc>
          <w:tcPr>
            <w:tcW w:w="1460" w:type="dxa"/>
            <w:noWrap/>
            <w:hideMark/>
          </w:tcPr>
          <w:p w14:paraId="6D89A151"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2014</w:t>
            </w:r>
          </w:p>
        </w:tc>
        <w:tc>
          <w:tcPr>
            <w:tcW w:w="1940" w:type="dxa"/>
            <w:noWrap/>
            <w:hideMark/>
          </w:tcPr>
          <w:p w14:paraId="53FE9790"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80</w:t>
            </w:r>
          </w:p>
        </w:tc>
        <w:tc>
          <w:tcPr>
            <w:tcW w:w="1580" w:type="dxa"/>
            <w:noWrap/>
            <w:hideMark/>
          </w:tcPr>
          <w:p w14:paraId="690941F5"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0.11</w:t>
            </w:r>
          </w:p>
        </w:tc>
        <w:tc>
          <w:tcPr>
            <w:tcW w:w="1720" w:type="dxa"/>
            <w:noWrap/>
            <w:hideMark/>
          </w:tcPr>
          <w:p w14:paraId="23343B42"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5,276,188</w:t>
            </w:r>
          </w:p>
        </w:tc>
        <w:tc>
          <w:tcPr>
            <w:tcW w:w="1980" w:type="dxa"/>
            <w:noWrap/>
            <w:hideMark/>
          </w:tcPr>
          <w:p w14:paraId="25D211FE"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1,862,625</w:t>
            </w:r>
          </w:p>
        </w:tc>
      </w:tr>
      <w:tr w:rsidR="00250C00" w:rsidRPr="00250C00" w14:paraId="21ABD05B" w14:textId="77777777" w:rsidTr="18E706F6">
        <w:trPr>
          <w:trHeight w:val="288"/>
        </w:trPr>
        <w:tc>
          <w:tcPr>
            <w:tcW w:w="1460" w:type="dxa"/>
            <w:noWrap/>
            <w:hideMark/>
          </w:tcPr>
          <w:p w14:paraId="0166F51E"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2015</w:t>
            </w:r>
          </w:p>
        </w:tc>
        <w:tc>
          <w:tcPr>
            <w:tcW w:w="1940" w:type="dxa"/>
            <w:noWrap/>
            <w:hideMark/>
          </w:tcPr>
          <w:p w14:paraId="65D63B17"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81</w:t>
            </w:r>
          </w:p>
        </w:tc>
        <w:tc>
          <w:tcPr>
            <w:tcW w:w="1580" w:type="dxa"/>
            <w:noWrap/>
            <w:hideMark/>
          </w:tcPr>
          <w:p w14:paraId="66A5CE3A"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0.12</w:t>
            </w:r>
          </w:p>
        </w:tc>
        <w:tc>
          <w:tcPr>
            <w:tcW w:w="1720" w:type="dxa"/>
            <w:noWrap/>
            <w:hideMark/>
          </w:tcPr>
          <w:p w14:paraId="01E56975"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5,163,451</w:t>
            </w:r>
          </w:p>
        </w:tc>
        <w:tc>
          <w:tcPr>
            <w:tcW w:w="1980" w:type="dxa"/>
            <w:noWrap/>
            <w:hideMark/>
          </w:tcPr>
          <w:p w14:paraId="590B4D92"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1,881,160</w:t>
            </w:r>
          </w:p>
        </w:tc>
      </w:tr>
      <w:tr w:rsidR="00250C00" w:rsidRPr="00250C00" w14:paraId="3D12E031" w14:textId="77777777" w:rsidTr="18E706F6">
        <w:trPr>
          <w:trHeight w:val="288"/>
        </w:trPr>
        <w:tc>
          <w:tcPr>
            <w:tcW w:w="1460" w:type="dxa"/>
            <w:noWrap/>
            <w:hideMark/>
          </w:tcPr>
          <w:p w14:paraId="5764F645"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2016</w:t>
            </w:r>
          </w:p>
        </w:tc>
        <w:tc>
          <w:tcPr>
            <w:tcW w:w="1940" w:type="dxa"/>
            <w:noWrap/>
            <w:hideMark/>
          </w:tcPr>
          <w:p w14:paraId="57488C48"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83</w:t>
            </w:r>
          </w:p>
        </w:tc>
        <w:tc>
          <w:tcPr>
            <w:tcW w:w="1580" w:type="dxa"/>
            <w:noWrap/>
            <w:hideMark/>
          </w:tcPr>
          <w:p w14:paraId="153A907C"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0.14</w:t>
            </w:r>
          </w:p>
        </w:tc>
        <w:tc>
          <w:tcPr>
            <w:tcW w:w="1720" w:type="dxa"/>
            <w:noWrap/>
            <w:hideMark/>
          </w:tcPr>
          <w:p w14:paraId="02C58EDC"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6,007,724</w:t>
            </w:r>
          </w:p>
        </w:tc>
        <w:tc>
          <w:tcPr>
            <w:tcW w:w="1980" w:type="dxa"/>
            <w:noWrap/>
            <w:hideMark/>
          </w:tcPr>
          <w:p w14:paraId="70064F08"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2,101,782</w:t>
            </w:r>
          </w:p>
        </w:tc>
      </w:tr>
      <w:tr w:rsidR="00250C00" w:rsidRPr="00250C00" w14:paraId="6818BDCC" w14:textId="77777777" w:rsidTr="18E706F6">
        <w:trPr>
          <w:trHeight w:val="288"/>
        </w:trPr>
        <w:tc>
          <w:tcPr>
            <w:tcW w:w="1460" w:type="dxa"/>
            <w:tcBorders>
              <w:bottom w:val="single" w:sz="4" w:space="0" w:color="auto"/>
            </w:tcBorders>
            <w:noWrap/>
            <w:hideMark/>
          </w:tcPr>
          <w:p w14:paraId="182F9324"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2017</w:t>
            </w:r>
          </w:p>
        </w:tc>
        <w:tc>
          <w:tcPr>
            <w:tcW w:w="1940" w:type="dxa"/>
            <w:tcBorders>
              <w:bottom w:val="single" w:sz="4" w:space="0" w:color="auto"/>
            </w:tcBorders>
            <w:noWrap/>
            <w:hideMark/>
          </w:tcPr>
          <w:p w14:paraId="742C8FA9"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85</w:t>
            </w:r>
          </w:p>
        </w:tc>
        <w:tc>
          <w:tcPr>
            <w:tcW w:w="1580" w:type="dxa"/>
            <w:tcBorders>
              <w:bottom w:val="single" w:sz="4" w:space="0" w:color="auto"/>
            </w:tcBorders>
            <w:noWrap/>
            <w:hideMark/>
          </w:tcPr>
          <w:p w14:paraId="6C904073"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0.2</w:t>
            </w:r>
          </w:p>
        </w:tc>
        <w:tc>
          <w:tcPr>
            <w:tcW w:w="1720" w:type="dxa"/>
            <w:tcBorders>
              <w:bottom w:val="single" w:sz="4" w:space="0" w:color="auto"/>
            </w:tcBorders>
            <w:noWrap/>
            <w:hideMark/>
          </w:tcPr>
          <w:p w14:paraId="750577EE"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5,089,968</w:t>
            </w:r>
          </w:p>
        </w:tc>
        <w:tc>
          <w:tcPr>
            <w:tcW w:w="1980" w:type="dxa"/>
            <w:tcBorders>
              <w:bottom w:val="single" w:sz="4" w:space="0" w:color="auto"/>
            </w:tcBorders>
            <w:noWrap/>
            <w:hideMark/>
          </w:tcPr>
          <w:p w14:paraId="6DD6E4E9" w14:textId="77777777" w:rsidR="00250C00" w:rsidRPr="00250C00" w:rsidRDefault="00250C00" w:rsidP="00250C00">
            <w:pPr>
              <w:jc w:val="center"/>
              <w:rPr>
                <w:rFonts w:asciiTheme="majorHAnsi" w:hAnsiTheme="majorHAnsi" w:cstheme="majorHAnsi"/>
              </w:rPr>
            </w:pPr>
            <w:r w:rsidRPr="00250C00">
              <w:rPr>
                <w:rFonts w:asciiTheme="majorHAnsi" w:hAnsiTheme="majorHAnsi" w:cstheme="majorHAnsi"/>
              </w:rPr>
              <w:t>1,780,202</w:t>
            </w:r>
          </w:p>
        </w:tc>
      </w:tr>
      <w:tr w:rsidR="00322DD0" w:rsidRPr="00250C00" w14:paraId="5353F945" w14:textId="77777777" w:rsidTr="18E706F6">
        <w:trPr>
          <w:trHeight w:val="288"/>
        </w:trPr>
        <w:tc>
          <w:tcPr>
            <w:tcW w:w="8680" w:type="dxa"/>
            <w:gridSpan w:val="5"/>
            <w:tcBorders>
              <w:top w:val="single" w:sz="4" w:space="0" w:color="auto"/>
            </w:tcBorders>
            <w:noWrap/>
          </w:tcPr>
          <w:p w14:paraId="05B27123" w14:textId="7555DB97" w:rsidR="00322DD0" w:rsidRDefault="00322DD0" w:rsidP="00F00CEF">
            <w:pPr>
              <w:ind w:left="720" w:hanging="720"/>
              <w:rPr>
                <w:rFonts w:asciiTheme="majorHAnsi" w:hAnsiTheme="majorHAnsi" w:cstheme="majorHAnsi"/>
                <w:b/>
                <w:bCs/>
              </w:rPr>
            </w:pPr>
            <w:r>
              <w:rPr>
                <w:rFonts w:asciiTheme="majorHAnsi" w:hAnsiTheme="majorHAnsi" w:cstheme="majorHAnsi"/>
                <w:b/>
                <w:bCs/>
              </w:rPr>
              <w:t xml:space="preserve">Notes: </w:t>
            </w:r>
            <w:r w:rsidR="00F00CEF" w:rsidRPr="00F00CEF">
              <w:rPr>
                <w:rFonts w:asciiTheme="majorHAnsi" w:hAnsiTheme="majorHAnsi" w:cstheme="majorHAnsi"/>
              </w:rPr>
              <w:t xml:space="preserve">Table 1 shows mean values of employment, capital-sales ratio, Sales revenue, and operating profit. Sales revenue and operating profit are reported in thousands. </w:t>
            </w:r>
          </w:p>
          <w:p w14:paraId="0E50F858" w14:textId="15403FFF" w:rsidR="00322DD0" w:rsidRPr="00322DD0" w:rsidRDefault="00322DD0" w:rsidP="00F00CEF">
            <w:pPr>
              <w:ind w:left="720" w:hanging="720"/>
              <w:rPr>
                <w:rFonts w:asciiTheme="majorHAnsi" w:hAnsiTheme="majorHAnsi" w:cstheme="majorHAnsi"/>
                <w:b/>
                <w:bCs/>
              </w:rPr>
            </w:pPr>
            <w:r>
              <w:rPr>
                <w:rFonts w:asciiTheme="majorHAnsi" w:hAnsiTheme="majorHAnsi" w:cstheme="majorHAnsi"/>
                <w:b/>
                <w:bCs/>
              </w:rPr>
              <w:t xml:space="preserve">Source: </w:t>
            </w:r>
          </w:p>
        </w:tc>
      </w:tr>
    </w:tbl>
    <w:p w14:paraId="3D08E4EB" w14:textId="77777777" w:rsidR="00250C00" w:rsidRPr="00F8341C" w:rsidRDefault="00250C00" w:rsidP="00F8341C">
      <w:pPr>
        <w:jc w:val="both"/>
        <w:rPr>
          <w:rFonts w:asciiTheme="majorHAnsi" w:hAnsiTheme="majorHAnsi" w:cstheme="majorHAnsi"/>
          <w:lang w:val="en-GB"/>
        </w:rPr>
      </w:pPr>
    </w:p>
    <w:tbl>
      <w:tblPr>
        <w:tblStyle w:val="a3"/>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1842"/>
        <w:gridCol w:w="1842"/>
        <w:gridCol w:w="1842"/>
        <w:gridCol w:w="1842"/>
      </w:tblGrid>
      <w:tr w:rsidR="00D52DC3" w:rsidRPr="00D52DC3" w14:paraId="08F207E9" w14:textId="77777777" w:rsidTr="18E706F6">
        <w:trPr>
          <w:trHeight w:val="285"/>
        </w:trPr>
        <w:tc>
          <w:tcPr>
            <w:tcW w:w="9180" w:type="dxa"/>
            <w:gridSpan w:val="5"/>
            <w:tcBorders>
              <w:bottom w:val="single" w:sz="4" w:space="0" w:color="auto"/>
            </w:tcBorders>
            <w:noWrap/>
          </w:tcPr>
          <w:p w14:paraId="2F41C367" w14:textId="47E26648" w:rsidR="00D52DC3" w:rsidRDefault="00D52DC3" w:rsidP="00D52DC3">
            <w:pPr>
              <w:jc w:val="both"/>
              <w:rPr>
                <w:rFonts w:asciiTheme="majorHAnsi" w:hAnsiTheme="majorHAnsi" w:cstheme="majorHAnsi"/>
                <w:b/>
                <w:bCs/>
              </w:rPr>
            </w:pPr>
            <w:r>
              <w:rPr>
                <w:rFonts w:asciiTheme="majorHAnsi" w:hAnsiTheme="majorHAnsi" w:cstheme="majorHAnsi"/>
                <w:b/>
                <w:bCs/>
              </w:rPr>
              <w:t xml:space="preserve">Table 2: Descriptive statistics from the sample of survivors </w:t>
            </w:r>
          </w:p>
        </w:tc>
      </w:tr>
      <w:tr w:rsidR="008D48E8" w:rsidRPr="00D52DC3" w14:paraId="60B60DC7" w14:textId="77777777" w:rsidTr="18E706F6">
        <w:trPr>
          <w:trHeight w:val="285"/>
        </w:trPr>
        <w:tc>
          <w:tcPr>
            <w:tcW w:w="1836" w:type="dxa"/>
            <w:tcBorders>
              <w:top w:val="single" w:sz="4" w:space="0" w:color="auto"/>
              <w:bottom w:val="single" w:sz="4" w:space="0" w:color="auto"/>
            </w:tcBorders>
            <w:noWrap/>
            <w:hideMark/>
          </w:tcPr>
          <w:p w14:paraId="3C6B32D0" w14:textId="3BBA8F9E" w:rsidR="00D52DC3" w:rsidRPr="00D52DC3" w:rsidRDefault="00D52DC3" w:rsidP="00F00CEF">
            <w:pPr>
              <w:jc w:val="center"/>
              <w:rPr>
                <w:rFonts w:asciiTheme="majorHAnsi" w:hAnsiTheme="majorHAnsi" w:cstheme="majorHAnsi"/>
                <w:b/>
                <w:bCs/>
              </w:rPr>
            </w:pPr>
            <w:r>
              <w:rPr>
                <w:rFonts w:asciiTheme="majorHAnsi" w:hAnsiTheme="majorHAnsi" w:cstheme="majorHAnsi"/>
                <w:b/>
                <w:bCs/>
              </w:rPr>
              <w:t>Year</w:t>
            </w:r>
          </w:p>
        </w:tc>
        <w:tc>
          <w:tcPr>
            <w:tcW w:w="1836" w:type="dxa"/>
            <w:tcBorders>
              <w:top w:val="single" w:sz="4" w:space="0" w:color="auto"/>
              <w:bottom w:val="single" w:sz="4" w:space="0" w:color="auto"/>
            </w:tcBorders>
            <w:noWrap/>
            <w:hideMark/>
          </w:tcPr>
          <w:p w14:paraId="778935EB" w14:textId="60DF683B" w:rsidR="00D52DC3" w:rsidRPr="00D52DC3" w:rsidRDefault="00D52DC3" w:rsidP="00F00CEF">
            <w:pPr>
              <w:jc w:val="center"/>
              <w:rPr>
                <w:rFonts w:asciiTheme="majorHAnsi" w:hAnsiTheme="majorHAnsi" w:cstheme="majorHAnsi"/>
                <w:b/>
                <w:bCs/>
              </w:rPr>
            </w:pPr>
            <w:r w:rsidRPr="00D52DC3">
              <w:rPr>
                <w:rFonts w:asciiTheme="majorHAnsi" w:hAnsiTheme="majorHAnsi" w:cstheme="majorHAnsi"/>
                <w:b/>
                <w:bCs/>
              </w:rPr>
              <w:t>employment</w:t>
            </w:r>
          </w:p>
        </w:tc>
        <w:tc>
          <w:tcPr>
            <w:tcW w:w="1836" w:type="dxa"/>
            <w:tcBorders>
              <w:top w:val="single" w:sz="4" w:space="0" w:color="auto"/>
              <w:bottom w:val="single" w:sz="4" w:space="0" w:color="auto"/>
            </w:tcBorders>
            <w:noWrap/>
            <w:hideMark/>
          </w:tcPr>
          <w:p w14:paraId="65E668D6" w14:textId="5B39A3B4" w:rsidR="00D52DC3" w:rsidRPr="00D52DC3" w:rsidRDefault="00D52DC3" w:rsidP="00F00CEF">
            <w:pPr>
              <w:jc w:val="center"/>
              <w:rPr>
                <w:rFonts w:asciiTheme="majorHAnsi" w:hAnsiTheme="majorHAnsi" w:cstheme="majorHAnsi"/>
                <w:b/>
                <w:bCs/>
              </w:rPr>
            </w:pPr>
            <w:r w:rsidRPr="00D52DC3">
              <w:rPr>
                <w:rFonts w:asciiTheme="majorHAnsi" w:hAnsiTheme="majorHAnsi" w:cstheme="majorHAnsi"/>
                <w:b/>
                <w:bCs/>
              </w:rPr>
              <w:t>Capital</w:t>
            </w:r>
            <w:r>
              <w:rPr>
                <w:rFonts w:asciiTheme="majorHAnsi" w:hAnsiTheme="majorHAnsi" w:cstheme="majorHAnsi"/>
                <w:b/>
                <w:bCs/>
              </w:rPr>
              <w:t>-</w:t>
            </w:r>
            <w:r w:rsidRPr="00D52DC3">
              <w:rPr>
                <w:rFonts w:asciiTheme="majorHAnsi" w:hAnsiTheme="majorHAnsi" w:cstheme="majorHAnsi"/>
                <w:b/>
                <w:bCs/>
              </w:rPr>
              <w:t>sales</w:t>
            </w:r>
            <w:r>
              <w:rPr>
                <w:rFonts w:asciiTheme="majorHAnsi" w:hAnsiTheme="majorHAnsi" w:cstheme="majorHAnsi"/>
                <w:b/>
                <w:bCs/>
              </w:rPr>
              <w:t xml:space="preserve"> ratio</w:t>
            </w:r>
          </w:p>
        </w:tc>
        <w:tc>
          <w:tcPr>
            <w:tcW w:w="1836" w:type="dxa"/>
            <w:tcBorders>
              <w:top w:val="single" w:sz="4" w:space="0" w:color="auto"/>
              <w:bottom w:val="single" w:sz="4" w:space="0" w:color="auto"/>
            </w:tcBorders>
            <w:noWrap/>
            <w:hideMark/>
          </w:tcPr>
          <w:p w14:paraId="5350CC4F" w14:textId="7D1BED9B" w:rsidR="00D52DC3" w:rsidRPr="00D52DC3" w:rsidRDefault="00D52DC3" w:rsidP="00F00CEF">
            <w:pPr>
              <w:jc w:val="center"/>
              <w:rPr>
                <w:rFonts w:asciiTheme="majorHAnsi" w:hAnsiTheme="majorHAnsi" w:cstheme="majorHAnsi"/>
                <w:b/>
                <w:bCs/>
              </w:rPr>
            </w:pPr>
            <w:r>
              <w:rPr>
                <w:rFonts w:asciiTheme="majorHAnsi" w:hAnsiTheme="majorHAnsi" w:cstheme="majorHAnsi"/>
                <w:b/>
                <w:bCs/>
              </w:rPr>
              <w:t>S</w:t>
            </w:r>
            <w:r w:rsidRPr="00D52DC3">
              <w:rPr>
                <w:rFonts w:asciiTheme="majorHAnsi" w:hAnsiTheme="majorHAnsi" w:cstheme="majorHAnsi"/>
                <w:b/>
                <w:bCs/>
              </w:rPr>
              <w:t>ales</w:t>
            </w:r>
            <w:r>
              <w:rPr>
                <w:rFonts w:asciiTheme="majorHAnsi" w:hAnsiTheme="majorHAnsi" w:cstheme="majorHAnsi"/>
                <w:b/>
                <w:bCs/>
              </w:rPr>
              <w:t xml:space="preserve"> revenue</w:t>
            </w:r>
            <w:r w:rsidR="00F00CEF">
              <w:rPr>
                <w:rFonts w:asciiTheme="majorHAnsi" w:hAnsiTheme="majorHAnsi" w:cstheme="majorHAnsi"/>
                <w:b/>
                <w:bCs/>
              </w:rPr>
              <w:t xml:space="preserve"> (ZAR)</w:t>
            </w:r>
          </w:p>
        </w:tc>
        <w:tc>
          <w:tcPr>
            <w:tcW w:w="1836" w:type="dxa"/>
            <w:tcBorders>
              <w:top w:val="single" w:sz="4" w:space="0" w:color="auto"/>
              <w:bottom w:val="single" w:sz="4" w:space="0" w:color="auto"/>
            </w:tcBorders>
            <w:noWrap/>
            <w:hideMark/>
          </w:tcPr>
          <w:p w14:paraId="5DBAC21F" w14:textId="41F6667B" w:rsidR="00D52DC3" w:rsidRPr="00D52DC3" w:rsidRDefault="00D52DC3" w:rsidP="00F00CEF">
            <w:pPr>
              <w:jc w:val="center"/>
              <w:rPr>
                <w:rFonts w:asciiTheme="majorHAnsi" w:hAnsiTheme="majorHAnsi" w:cstheme="majorHAnsi"/>
                <w:b/>
                <w:bCs/>
              </w:rPr>
            </w:pPr>
            <w:r>
              <w:rPr>
                <w:rFonts w:asciiTheme="majorHAnsi" w:hAnsiTheme="majorHAnsi" w:cstheme="majorHAnsi"/>
                <w:b/>
                <w:bCs/>
              </w:rPr>
              <w:t xml:space="preserve">Operating </w:t>
            </w:r>
            <w:r w:rsidRPr="00D52DC3">
              <w:rPr>
                <w:rFonts w:asciiTheme="majorHAnsi" w:hAnsiTheme="majorHAnsi" w:cstheme="majorHAnsi"/>
                <w:b/>
                <w:bCs/>
              </w:rPr>
              <w:t>profits</w:t>
            </w:r>
            <w:r w:rsidR="00F00CEF">
              <w:rPr>
                <w:rFonts w:asciiTheme="majorHAnsi" w:hAnsiTheme="majorHAnsi" w:cstheme="majorHAnsi"/>
                <w:b/>
                <w:bCs/>
              </w:rPr>
              <w:t xml:space="preserve"> (ZAR)</w:t>
            </w:r>
          </w:p>
        </w:tc>
      </w:tr>
      <w:tr w:rsidR="008D48E8" w:rsidRPr="00D52DC3" w14:paraId="4CE18649" w14:textId="77777777" w:rsidTr="18E706F6">
        <w:trPr>
          <w:trHeight w:val="285"/>
        </w:trPr>
        <w:tc>
          <w:tcPr>
            <w:tcW w:w="1836" w:type="dxa"/>
            <w:tcBorders>
              <w:top w:val="single" w:sz="4" w:space="0" w:color="auto"/>
            </w:tcBorders>
            <w:noWrap/>
            <w:hideMark/>
          </w:tcPr>
          <w:p w14:paraId="433B886C"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lastRenderedPageBreak/>
              <w:t>2011</w:t>
            </w:r>
          </w:p>
        </w:tc>
        <w:tc>
          <w:tcPr>
            <w:tcW w:w="1836" w:type="dxa"/>
            <w:tcBorders>
              <w:top w:val="single" w:sz="4" w:space="0" w:color="auto"/>
            </w:tcBorders>
            <w:noWrap/>
            <w:hideMark/>
          </w:tcPr>
          <w:p w14:paraId="5DED7E1C"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135</w:t>
            </w:r>
          </w:p>
        </w:tc>
        <w:tc>
          <w:tcPr>
            <w:tcW w:w="1836" w:type="dxa"/>
            <w:tcBorders>
              <w:top w:val="single" w:sz="4" w:space="0" w:color="auto"/>
            </w:tcBorders>
            <w:noWrap/>
            <w:hideMark/>
          </w:tcPr>
          <w:p w14:paraId="7B0BE111"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0.03</w:t>
            </w:r>
          </w:p>
        </w:tc>
        <w:tc>
          <w:tcPr>
            <w:tcW w:w="1836" w:type="dxa"/>
            <w:tcBorders>
              <w:top w:val="single" w:sz="4" w:space="0" w:color="auto"/>
            </w:tcBorders>
            <w:noWrap/>
            <w:hideMark/>
          </w:tcPr>
          <w:p w14:paraId="11C654C5"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10,417,055</w:t>
            </w:r>
          </w:p>
        </w:tc>
        <w:tc>
          <w:tcPr>
            <w:tcW w:w="1836" w:type="dxa"/>
            <w:tcBorders>
              <w:top w:val="single" w:sz="4" w:space="0" w:color="auto"/>
            </w:tcBorders>
            <w:noWrap/>
            <w:hideMark/>
          </w:tcPr>
          <w:p w14:paraId="00AECC55"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3,367,098</w:t>
            </w:r>
          </w:p>
        </w:tc>
      </w:tr>
      <w:tr w:rsidR="00D52DC3" w:rsidRPr="00D52DC3" w14:paraId="22315441" w14:textId="77777777" w:rsidTr="18E706F6">
        <w:trPr>
          <w:trHeight w:val="285"/>
        </w:trPr>
        <w:tc>
          <w:tcPr>
            <w:tcW w:w="1836" w:type="dxa"/>
            <w:noWrap/>
            <w:hideMark/>
          </w:tcPr>
          <w:p w14:paraId="02E97B36"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2012</w:t>
            </w:r>
          </w:p>
        </w:tc>
        <w:tc>
          <w:tcPr>
            <w:tcW w:w="1836" w:type="dxa"/>
            <w:noWrap/>
            <w:hideMark/>
          </w:tcPr>
          <w:p w14:paraId="522879A4"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143</w:t>
            </w:r>
          </w:p>
        </w:tc>
        <w:tc>
          <w:tcPr>
            <w:tcW w:w="1836" w:type="dxa"/>
            <w:noWrap/>
            <w:hideMark/>
          </w:tcPr>
          <w:p w14:paraId="75CF7D2A"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0.03</w:t>
            </w:r>
          </w:p>
        </w:tc>
        <w:tc>
          <w:tcPr>
            <w:tcW w:w="1836" w:type="dxa"/>
            <w:noWrap/>
            <w:hideMark/>
          </w:tcPr>
          <w:p w14:paraId="3401BD61"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10,710,875</w:t>
            </w:r>
          </w:p>
        </w:tc>
        <w:tc>
          <w:tcPr>
            <w:tcW w:w="1836" w:type="dxa"/>
            <w:noWrap/>
            <w:hideMark/>
          </w:tcPr>
          <w:p w14:paraId="41CAF54D"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3,289,707</w:t>
            </w:r>
          </w:p>
        </w:tc>
      </w:tr>
      <w:tr w:rsidR="00D52DC3" w:rsidRPr="00D52DC3" w14:paraId="03B4FE6D" w14:textId="77777777" w:rsidTr="18E706F6">
        <w:trPr>
          <w:trHeight w:val="285"/>
        </w:trPr>
        <w:tc>
          <w:tcPr>
            <w:tcW w:w="1836" w:type="dxa"/>
            <w:noWrap/>
            <w:hideMark/>
          </w:tcPr>
          <w:p w14:paraId="597A0DD0"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2013</w:t>
            </w:r>
          </w:p>
        </w:tc>
        <w:tc>
          <w:tcPr>
            <w:tcW w:w="1836" w:type="dxa"/>
            <w:noWrap/>
            <w:hideMark/>
          </w:tcPr>
          <w:p w14:paraId="3A70DA5A"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144</w:t>
            </w:r>
          </w:p>
        </w:tc>
        <w:tc>
          <w:tcPr>
            <w:tcW w:w="1836" w:type="dxa"/>
            <w:noWrap/>
            <w:hideMark/>
          </w:tcPr>
          <w:p w14:paraId="167576DB"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0.05</w:t>
            </w:r>
          </w:p>
        </w:tc>
        <w:tc>
          <w:tcPr>
            <w:tcW w:w="1836" w:type="dxa"/>
            <w:noWrap/>
            <w:hideMark/>
          </w:tcPr>
          <w:p w14:paraId="335D5FF7"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11,250,685</w:t>
            </w:r>
          </w:p>
        </w:tc>
        <w:tc>
          <w:tcPr>
            <w:tcW w:w="1836" w:type="dxa"/>
            <w:noWrap/>
            <w:hideMark/>
          </w:tcPr>
          <w:p w14:paraId="2037473F"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3,375,606</w:t>
            </w:r>
          </w:p>
        </w:tc>
      </w:tr>
      <w:tr w:rsidR="00D52DC3" w:rsidRPr="00D52DC3" w14:paraId="2595E5D6" w14:textId="77777777" w:rsidTr="18E706F6">
        <w:trPr>
          <w:trHeight w:val="285"/>
        </w:trPr>
        <w:tc>
          <w:tcPr>
            <w:tcW w:w="1836" w:type="dxa"/>
            <w:noWrap/>
            <w:hideMark/>
          </w:tcPr>
          <w:p w14:paraId="51915A76"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2014</w:t>
            </w:r>
          </w:p>
        </w:tc>
        <w:tc>
          <w:tcPr>
            <w:tcW w:w="1836" w:type="dxa"/>
            <w:noWrap/>
            <w:hideMark/>
          </w:tcPr>
          <w:p w14:paraId="504849EA"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141</w:t>
            </w:r>
          </w:p>
        </w:tc>
        <w:tc>
          <w:tcPr>
            <w:tcW w:w="1836" w:type="dxa"/>
            <w:noWrap/>
            <w:hideMark/>
          </w:tcPr>
          <w:p w14:paraId="0048892D"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0.12</w:t>
            </w:r>
          </w:p>
        </w:tc>
        <w:tc>
          <w:tcPr>
            <w:tcW w:w="1836" w:type="dxa"/>
            <w:noWrap/>
            <w:hideMark/>
          </w:tcPr>
          <w:p w14:paraId="79C33DCA"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12,251,680</w:t>
            </w:r>
          </w:p>
        </w:tc>
        <w:tc>
          <w:tcPr>
            <w:tcW w:w="1836" w:type="dxa"/>
            <w:noWrap/>
            <w:hideMark/>
          </w:tcPr>
          <w:p w14:paraId="5226624C"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3,769,707</w:t>
            </w:r>
          </w:p>
        </w:tc>
      </w:tr>
      <w:tr w:rsidR="00D52DC3" w:rsidRPr="00D52DC3" w14:paraId="37429C92" w14:textId="77777777" w:rsidTr="18E706F6">
        <w:trPr>
          <w:trHeight w:val="285"/>
        </w:trPr>
        <w:tc>
          <w:tcPr>
            <w:tcW w:w="1836" w:type="dxa"/>
            <w:noWrap/>
            <w:hideMark/>
          </w:tcPr>
          <w:p w14:paraId="029F0F9F"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2015</w:t>
            </w:r>
          </w:p>
        </w:tc>
        <w:tc>
          <w:tcPr>
            <w:tcW w:w="1836" w:type="dxa"/>
            <w:noWrap/>
            <w:hideMark/>
          </w:tcPr>
          <w:p w14:paraId="2B27082D"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147</w:t>
            </w:r>
          </w:p>
        </w:tc>
        <w:tc>
          <w:tcPr>
            <w:tcW w:w="1836" w:type="dxa"/>
            <w:noWrap/>
            <w:hideMark/>
          </w:tcPr>
          <w:p w14:paraId="13716FC8"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0.16</w:t>
            </w:r>
          </w:p>
        </w:tc>
        <w:tc>
          <w:tcPr>
            <w:tcW w:w="1836" w:type="dxa"/>
            <w:noWrap/>
            <w:hideMark/>
          </w:tcPr>
          <w:p w14:paraId="01DA1670"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12,486,154</w:t>
            </w:r>
          </w:p>
        </w:tc>
        <w:tc>
          <w:tcPr>
            <w:tcW w:w="1836" w:type="dxa"/>
            <w:noWrap/>
            <w:hideMark/>
          </w:tcPr>
          <w:p w14:paraId="269B84CE"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3,860,825</w:t>
            </w:r>
          </w:p>
        </w:tc>
      </w:tr>
      <w:tr w:rsidR="00D52DC3" w:rsidRPr="00D52DC3" w14:paraId="43B85036" w14:textId="77777777" w:rsidTr="18E706F6">
        <w:trPr>
          <w:trHeight w:val="285"/>
        </w:trPr>
        <w:tc>
          <w:tcPr>
            <w:tcW w:w="1836" w:type="dxa"/>
            <w:noWrap/>
            <w:hideMark/>
          </w:tcPr>
          <w:p w14:paraId="117D4D55"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2016</w:t>
            </w:r>
          </w:p>
        </w:tc>
        <w:tc>
          <w:tcPr>
            <w:tcW w:w="1836" w:type="dxa"/>
            <w:noWrap/>
            <w:hideMark/>
          </w:tcPr>
          <w:p w14:paraId="0F0C6383"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152</w:t>
            </w:r>
          </w:p>
        </w:tc>
        <w:tc>
          <w:tcPr>
            <w:tcW w:w="1836" w:type="dxa"/>
            <w:noWrap/>
            <w:hideMark/>
          </w:tcPr>
          <w:p w14:paraId="695263D1"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0.07</w:t>
            </w:r>
          </w:p>
        </w:tc>
        <w:tc>
          <w:tcPr>
            <w:tcW w:w="1836" w:type="dxa"/>
            <w:noWrap/>
            <w:hideMark/>
          </w:tcPr>
          <w:p w14:paraId="18CC30DB"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13,748,534</w:t>
            </w:r>
          </w:p>
        </w:tc>
        <w:tc>
          <w:tcPr>
            <w:tcW w:w="1836" w:type="dxa"/>
            <w:noWrap/>
            <w:hideMark/>
          </w:tcPr>
          <w:p w14:paraId="6C7AF28F"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4,141,057</w:t>
            </w:r>
          </w:p>
        </w:tc>
      </w:tr>
      <w:tr w:rsidR="008D48E8" w:rsidRPr="00D52DC3" w14:paraId="30CB707B" w14:textId="77777777" w:rsidTr="18E706F6">
        <w:trPr>
          <w:trHeight w:val="285"/>
        </w:trPr>
        <w:tc>
          <w:tcPr>
            <w:tcW w:w="1836" w:type="dxa"/>
            <w:tcBorders>
              <w:bottom w:val="single" w:sz="4" w:space="0" w:color="auto"/>
            </w:tcBorders>
            <w:noWrap/>
            <w:hideMark/>
          </w:tcPr>
          <w:p w14:paraId="10E9EFA0"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2017</w:t>
            </w:r>
          </w:p>
        </w:tc>
        <w:tc>
          <w:tcPr>
            <w:tcW w:w="1836" w:type="dxa"/>
            <w:tcBorders>
              <w:bottom w:val="single" w:sz="4" w:space="0" w:color="auto"/>
            </w:tcBorders>
            <w:noWrap/>
            <w:hideMark/>
          </w:tcPr>
          <w:p w14:paraId="799A95F4"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161</w:t>
            </w:r>
          </w:p>
        </w:tc>
        <w:tc>
          <w:tcPr>
            <w:tcW w:w="1836" w:type="dxa"/>
            <w:tcBorders>
              <w:bottom w:val="single" w:sz="4" w:space="0" w:color="auto"/>
            </w:tcBorders>
            <w:noWrap/>
            <w:hideMark/>
          </w:tcPr>
          <w:p w14:paraId="3A77A0C3"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0.18</w:t>
            </w:r>
          </w:p>
        </w:tc>
        <w:tc>
          <w:tcPr>
            <w:tcW w:w="1836" w:type="dxa"/>
            <w:tcBorders>
              <w:bottom w:val="single" w:sz="4" w:space="0" w:color="auto"/>
            </w:tcBorders>
            <w:noWrap/>
            <w:hideMark/>
          </w:tcPr>
          <w:p w14:paraId="1A5F1AB4"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13,603,523</w:t>
            </w:r>
          </w:p>
        </w:tc>
        <w:tc>
          <w:tcPr>
            <w:tcW w:w="1836" w:type="dxa"/>
            <w:tcBorders>
              <w:bottom w:val="single" w:sz="4" w:space="0" w:color="auto"/>
            </w:tcBorders>
            <w:noWrap/>
            <w:hideMark/>
          </w:tcPr>
          <w:p w14:paraId="4D903844" w14:textId="77777777" w:rsidR="00D52DC3" w:rsidRPr="00D52DC3" w:rsidRDefault="00D52DC3" w:rsidP="00D52DC3">
            <w:pPr>
              <w:jc w:val="center"/>
              <w:rPr>
                <w:rFonts w:asciiTheme="majorHAnsi" w:hAnsiTheme="majorHAnsi" w:cstheme="majorHAnsi"/>
              </w:rPr>
            </w:pPr>
            <w:r w:rsidRPr="00D52DC3">
              <w:rPr>
                <w:rFonts w:asciiTheme="majorHAnsi" w:hAnsiTheme="majorHAnsi" w:cstheme="majorHAnsi"/>
              </w:rPr>
              <w:t>4,151,700</w:t>
            </w:r>
          </w:p>
        </w:tc>
      </w:tr>
      <w:tr w:rsidR="00D52DC3" w:rsidRPr="00D52DC3" w14:paraId="7B594F3D" w14:textId="77777777" w:rsidTr="18E706F6">
        <w:trPr>
          <w:trHeight w:val="285"/>
        </w:trPr>
        <w:tc>
          <w:tcPr>
            <w:tcW w:w="9180" w:type="dxa"/>
            <w:gridSpan w:val="5"/>
            <w:tcBorders>
              <w:top w:val="single" w:sz="4" w:space="0" w:color="auto"/>
            </w:tcBorders>
            <w:noWrap/>
          </w:tcPr>
          <w:p w14:paraId="6027959B" w14:textId="094CDFCD" w:rsidR="00D52DC3" w:rsidRPr="00D52DC3" w:rsidRDefault="00D52DC3" w:rsidP="00F00CEF">
            <w:pPr>
              <w:ind w:left="720" w:hanging="720"/>
              <w:rPr>
                <w:rFonts w:asciiTheme="majorHAnsi" w:hAnsiTheme="majorHAnsi" w:cstheme="majorHAnsi"/>
                <w:b/>
                <w:bCs/>
              </w:rPr>
            </w:pPr>
            <w:r w:rsidRPr="00D52DC3">
              <w:rPr>
                <w:rFonts w:asciiTheme="majorHAnsi" w:hAnsiTheme="majorHAnsi" w:cstheme="majorHAnsi"/>
                <w:b/>
                <w:bCs/>
              </w:rPr>
              <w:t xml:space="preserve">Notes: </w:t>
            </w:r>
            <w:r w:rsidR="00F00CEF" w:rsidRPr="00F00CEF">
              <w:rPr>
                <w:rFonts w:asciiTheme="majorHAnsi" w:hAnsiTheme="majorHAnsi" w:cstheme="majorHAnsi"/>
              </w:rPr>
              <w:t xml:space="preserve">Table </w:t>
            </w:r>
            <w:r w:rsidR="0036471C">
              <w:rPr>
                <w:rFonts w:asciiTheme="majorHAnsi" w:hAnsiTheme="majorHAnsi" w:cstheme="majorHAnsi"/>
              </w:rPr>
              <w:t>2</w:t>
            </w:r>
            <w:r w:rsidR="00F00CEF" w:rsidRPr="00F00CEF">
              <w:rPr>
                <w:rFonts w:asciiTheme="majorHAnsi" w:hAnsiTheme="majorHAnsi" w:cstheme="majorHAnsi"/>
              </w:rPr>
              <w:t xml:space="preserve"> shows mean values of employment, capital-sales ratio, Sales revenue, and operating profit. Sales revenue and operating profit are reported in thousands.</w:t>
            </w:r>
          </w:p>
          <w:p w14:paraId="36EEF415" w14:textId="451D2C2C" w:rsidR="00D52DC3" w:rsidRPr="00D52DC3" w:rsidRDefault="15F3DEA3" w:rsidP="7E6EA251">
            <w:pPr>
              <w:ind w:left="720" w:hanging="720"/>
              <w:rPr>
                <w:rFonts w:asciiTheme="majorHAnsi" w:hAnsiTheme="majorHAnsi" w:cstheme="majorBidi"/>
              </w:rPr>
            </w:pPr>
            <w:r w:rsidRPr="7E6EA251">
              <w:rPr>
                <w:rFonts w:asciiTheme="majorHAnsi" w:hAnsiTheme="majorHAnsi" w:cstheme="majorBidi"/>
                <w:b/>
                <w:bCs/>
              </w:rPr>
              <w:t>Source:</w:t>
            </w:r>
          </w:p>
          <w:p w14:paraId="3F1D0831" w14:textId="753D67B0" w:rsidR="00D52DC3" w:rsidRPr="00D52DC3" w:rsidRDefault="00D52DC3" w:rsidP="7E6EA251">
            <w:pPr>
              <w:ind w:left="720" w:hanging="720"/>
              <w:rPr>
                <w:rFonts w:asciiTheme="majorHAnsi" w:hAnsiTheme="majorHAnsi" w:cstheme="majorBidi"/>
              </w:rPr>
            </w:pPr>
          </w:p>
          <w:p w14:paraId="0615AAEC" w14:textId="2818D7CA" w:rsidR="00D52DC3" w:rsidRPr="00D52DC3" w:rsidRDefault="5C186215" w:rsidP="7E6EA251">
            <w:pPr>
              <w:ind w:left="720"/>
              <w:jc w:val="both"/>
              <w:rPr>
                <w:rFonts w:asciiTheme="majorHAnsi" w:hAnsiTheme="majorHAnsi" w:cstheme="majorBidi"/>
                <w:b/>
                <w:bCs/>
                <w:lang w:val="en-US"/>
              </w:rPr>
            </w:pPr>
            <w:r w:rsidRPr="7E6EA251">
              <w:rPr>
                <w:rFonts w:asciiTheme="majorHAnsi" w:hAnsiTheme="majorHAnsi" w:cstheme="majorBidi"/>
                <w:b/>
                <w:bCs/>
                <w:lang w:val="en-US"/>
              </w:rPr>
              <w:t xml:space="preserve">3.2 </w:t>
            </w:r>
            <w:r w:rsidR="6C002E06" w:rsidRPr="7E6EA251">
              <w:rPr>
                <w:rFonts w:asciiTheme="majorHAnsi" w:hAnsiTheme="majorHAnsi" w:cstheme="majorBidi"/>
                <w:b/>
                <w:bCs/>
                <w:lang w:val="en-US"/>
              </w:rPr>
              <w:t>Variables</w:t>
            </w:r>
          </w:p>
          <w:p w14:paraId="227144E1" w14:textId="4B90A5FF" w:rsidR="00D52DC3" w:rsidRPr="00D52DC3" w:rsidRDefault="6C002E06" w:rsidP="7E6EA251">
            <w:pPr>
              <w:jc w:val="both"/>
              <w:rPr>
                <w:rFonts w:asciiTheme="majorHAnsi" w:hAnsiTheme="majorHAnsi" w:cstheme="majorBidi"/>
                <w:lang w:val="en-GB"/>
              </w:rPr>
            </w:pPr>
            <w:r w:rsidRPr="7E6EA251">
              <w:rPr>
                <w:rFonts w:asciiTheme="majorHAnsi" w:hAnsiTheme="majorHAnsi" w:cstheme="majorBidi"/>
                <w:lang w:val="en-GB"/>
              </w:rPr>
              <w:t>Our analysis focuses on several key variables, including the fraction of affected workers, employment, sales revenue, capital accumulation, and operational profit.</w:t>
            </w:r>
          </w:p>
          <w:p w14:paraId="5F80337E" w14:textId="61344828" w:rsidR="00D52DC3" w:rsidRPr="00D52DC3" w:rsidRDefault="6C002E06" w:rsidP="7E6EA251">
            <w:pPr>
              <w:jc w:val="both"/>
              <w:rPr>
                <w:rFonts w:asciiTheme="majorHAnsi" w:hAnsiTheme="majorHAnsi" w:cstheme="majorBidi"/>
                <w:lang w:val="en-GB"/>
              </w:rPr>
            </w:pPr>
            <w:r w:rsidRPr="7E6EA251">
              <w:rPr>
                <w:rFonts w:asciiTheme="majorHAnsi" w:hAnsiTheme="majorHAnsi" w:cstheme="majorBidi"/>
                <w:lang w:val="en-GB"/>
              </w:rPr>
              <w:t xml:space="preserve">The fraction of affected workers, the treatment variable in our study, is derived from PAYE data. It specifically represents the proportion of workers earning below the new minimum wage in 2012. In essence, this variable serves as a measure of the intensity of treatment, and our event study estimates involve comparing the farms most impacted by this variable to those least affected. </w:t>
            </w:r>
          </w:p>
          <w:p w14:paraId="6241B260" w14:textId="4BEA118B" w:rsidR="00D52DC3" w:rsidRPr="00D52DC3" w:rsidRDefault="6C002E06" w:rsidP="7E6EA251">
            <w:pPr>
              <w:ind w:left="-20" w:right="-20"/>
              <w:jc w:val="both"/>
            </w:pPr>
            <w:r w:rsidRPr="7E6EA251">
              <w:rPr>
                <w:rFonts w:ascii="Calibri Light" w:eastAsia="Calibri Light" w:hAnsi="Calibri Light" w:cs="Calibri Light"/>
                <w:highlight w:val="yellow"/>
                <w:lang w:val="en-GB"/>
              </w:rPr>
              <w:t>Figure [insert figure number]</w:t>
            </w:r>
            <w:r w:rsidRPr="7E6EA251">
              <w:rPr>
                <w:rFonts w:ascii="Calibri Light" w:eastAsia="Calibri Light" w:hAnsi="Calibri Light" w:cs="Calibri Light"/>
                <w:lang w:val="en-GB"/>
              </w:rPr>
              <w:t xml:space="preserve"> illustrates the distribution of the fraction of affected workers. In Panel a), we observe the fraction of affected workers in 2012, the year preceding the minimum wage increase. Throughout our analysis, we utilize the 2012 calculation of the fraction as a treatment variable, maintaining its constancy for each firm over the period. Panel a) reveals that approximately 50% of farms had no affected workers, while around 30% had all workers earning below the new minimum wage.</w:t>
            </w:r>
          </w:p>
          <w:p w14:paraId="5D1A97E7" w14:textId="60B896EA" w:rsidR="00D52DC3" w:rsidRPr="00D52DC3" w:rsidRDefault="30100FCA" w:rsidP="18E706F6">
            <w:pPr>
              <w:ind w:left="-20" w:right="-20"/>
              <w:jc w:val="both"/>
              <w:rPr>
                <w:rFonts w:ascii="Calibri Light" w:eastAsia="Calibri Light" w:hAnsi="Calibri Light" w:cs="Calibri Light"/>
                <w:lang w:val="en-GB"/>
              </w:rPr>
            </w:pPr>
            <w:r w:rsidRPr="18E706F6">
              <w:rPr>
                <w:rFonts w:ascii="Calibri Light" w:eastAsia="Calibri Light" w:hAnsi="Calibri Light" w:cs="Calibri Light"/>
                <w:lang w:val="en-GB"/>
              </w:rPr>
              <w:t>To evaluate compliance levels, we compute the Fraction of affected workers for each year (refer to the appendix for histograms for each year in our sample) and then determine the disparity between the fraction of affected workers in 2012 and subsequent years (i.e., FA_2012–</w:t>
            </w:r>
            <w:proofErr w:type="spellStart"/>
            <w:r w:rsidRPr="18E706F6">
              <w:rPr>
                <w:rFonts w:ascii="Calibri Light" w:eastAsia="Calibri Light" w:hAnsi="Calibri Light" w:cs="Calibri Light"/>
                <w:lang w:val="en-GB"/>
              </w:rPr>
              <w:t>FA_year</w:t>
            </w:r>
            <w:proofErr w:type="spellEnd"/>
            <w:r w:rsidRPr="18E706F6">
              <w:rPr>
                <w:rFonts w:ascii="Calibri Light" w:eastAsia="Calibri Light" w:hAnsi="Calibri Light" w:cs="Calibri Light"/>
                <w:lang w:val="en-GB"/>
              </w:rPr>
              <w:t xml:space="preserve">). A difference of zero signifies no adjustment to the fraction of affected workers, while a </w:t>
            </w:r>
            <w:del w:id="559" w:author="seiroi@gmail.com" w:date="2024-03-14T18:15:00Z">
              <w:r w:rsidR="6C002E06" w:rsidRPr="18E706F6" w:rsidDel="30100FCA">
                <w:rPr>
                  <w:rFonts w:ascii="Calibri Light" w:eastAsia="Calibri Light" w:hAnsi="Calibri Light" w:cs="Calibri Light"/>
                  <w:lang w:val="en-GB"/>
                </w:rPr>
                <w:delText>nega</w:delText>
              </w:r>
            </w:del>
            <w:ins w:id="560" w:author="seiroi@gmail.com" w:date="2024-03-14T18:15:00Z">
              <w:r w:rsidR="00DC6D11" w:rsidRPr="18E706F6">
                <w:rPr>
                  <w:rFonts w:ascii="Calibri Light" w:eastAsia="Calibri Light" w:hAnsi="Calibri Light" w:cs="Calibri Light"/>
                  <w:lang w:val="en-GB"/>
                </w:rPr>
                <w:t>posi</w:t>
              </w:r>
            </w:ins>
            <w:r w:rsidRPr="18E706F6">
              <w:rPr>
                <w:rFonts w:ascii="Calibri Light" w:eastAsia="Calibri Light" w:hAnsi="Calibri Light" w:cs="Calibri Light"/>
                <w:lang w:val="en-GB"/>
              </w:rPr>
              <w:t xml:space="preserve">tive difference indicates a </w:t>
            </w:r>
            <w:del w:id="561" w:author="seiroi@gmail.com" w:date="2024-03-14T18:15:00Z">
              <w:r w:rsidR="6C002E06" w:rsidRPr="18E706F6" w:rsidDel="30100FCA">
                <w:rPr>
                  <w:rFonts w:ascii="Calibri Light" w:eastAsia="Calibri Light" w:hAnsi="Calibri Light" w:cs="Calibri Light"/>
                  <w:lang w:val="en-GB"/>
                </w:rPr>
                <w:delText>high</w:delText>
              </w:r>
            </w:del>
            <w:del w:id="562" w:author="seiroi@gmail.com" w:date="2024-03-14T18:18:00Z">
              <w:r w:rsidR="6C002E06" w:rsidRPr="18E706F6" w:rsidDel="30100FCA">
                <w:rPr>
                  <w:rFonts w:ascii="Calibri Light" w:eastAsia="Calibri Light" w:hAnsi="Calibri Light" w:cs="Calibri Light"/>
                  <w:lang w:val="en-GB"/>
                </w:rPr>
                <w:delText>er</w:delText>
              </w:r>
            </w:del>
            <w:ins w:id="563" w:author="seiroi@gmail.com" w:date="2024-03-14T18:18:00Z">
              <w:r w:rsidR="01D34EB0" w:rsidRPr="18E706F6">
                <w:rPr>
                  <w:rFonts w:ascii="Calibri Light" w:eastAsia="Calibri Light" w:hAnsi="Calibri Light" w:cs="Calibri Light"/>
                  <w:lang w:val="en-GB"/>
                </w:rPr>
                <w:t>reduced</w:t>
              </w:r>
            </w:ins>
            <w:r w:rsidRPr="18E706F6">
              <w:rPr>
                <w:rFonts w:ascii="Calibri Light" w:eastAsia="Calibri Light" w:hAnsi="Calibri Light" w:cs="Calibri Light"/>
                <w:lang w:val="en-GB"/>
              </w:rPr>
              <w:t xml:space="preserve"> proportion of affected workers compared to 2012 (i.e., negative adjustment), and vice versa.</w:t>
            </w:r>
          </w:p>
          <w:p w14:paraId="43A1D409" w14:textId="033FD8E6" w:rsidR="00D52DC3" w:rsidRPr="00D52DC3" w:rsidRDefault="30100FCA" w:rsidP="18E706F6">
            <w:pPr>
              <w:ind w:left="-20" w:right="-20"/>
              <w:jc w:val="both"/>
              <w:rPr>
                <w:rFonts w:ascii="Calibri Light" w:eastAsia="Calibri Light" w:hAnsi="Calibri Light" w:cs="Calibri Light"/>
                <w:lang w:val="en-GB"/>
              </w:rPr>
            </w:pPr>
            <w:r w:rsidRPr="18E706F6">
              <w:rPr>
                <w:rFonts w:ascii="Calibri Light" w:eastAsia="Calibri Light" w:hAnsi="Calibri Light" w:cs="Calibri Light"/>
                <w:lang w:val="en-GB"/>
              </w:rPr>
              <w:t>Panels b) and c) present the distribution of this difference for 2013 and 2017. In 2013, Panel a) shows that approximately 60% of farms did not modify their proportion of workers earning below the new minimum wage, with a few making negative adjustments (i.e., increased fraction of affected workers) and others making positive adjustments (i.e., decreased fraction of affected workers). By 2017, most farms had made positive adjustments (i.e., reduced the proportion of affected workers), as depicted in Panel c). Nonetheless, Panel c) indicates that for over 15% of farms, the fraction of workers remained unchanged from 2012 (no adjustment), with some farms even increasing the proportion of affected workers (negative adjustment)</w:t>
            </w:r>
            <w:ins w:id="564" w:author="seiroi@gmail.com" w:date="2024-03-14T18:20:00Z">
              <w:r w:rsidR="0D96B1B0" w:rsidRPr="18E706F6">
                <w:rPr>
                  <w:rFonts w:ascii="Calibri Light" w:eastAsia="Calibri Light" w:hAnsi="Calibri Light" w:cs="Calibri Light"/>
                  <w:lang w:val="en-GB"/>
                </w:rPr>
                <w:t xml:space="preserve"> after five years</w:t>
              </w:r>
            </w:ins>
            <w:r w:rsidRPr="18E706F6">
              <w:rPr>
                <w:rFonts w:ascii="Calibri Light" w:eastAsia="Calibri Light" w:hAnsi="Calibri Light" w:cs="Calibri Light"/>
                <w:lang w:val="en-GB"/>
              </w:rPr>
              <w:t>.</w:t>
            </w:r>
          </w:p>
          <w:p w14:paraId="52026433" w14:textId="069B2FE3" w:rsidR="00D52DC3" w:rsidRPr="00D52DC3" w:rsidRDefault="00D52DC3" w:rsidP="7E6EA251">
            <w:pPr>
              <w:ind w:left="-20" w:right="-20"/>
              <w:jc w:val="both"/>
              <w:rPr>
                <w:rFonts w:ascii="Calibri Light" w:eastAsia="Calibri Light" w:hAnsi="Calibri Light" w:cs="Calibri Light"/>
                <w:lang w:val="en-GB"/>
              </w:rPr>
            </w:pPr>
          </w:p>
          <w:tbl>
            <w:tblPr>
              <w:tblStyle w:val="a3"/>
              <w:tblW w:w="0" w:type="auto"/>
              <w:tblLook w:val="06A0" w:firstRow="1" w:lastRow="0" w:firstColumn="1" w:lastColumn="0" w:noHBand="1" w:noVBand="1"/>
            </w:tblPr>
            <w:tblGrid>
              <w:gridCol w:w="4491"/>
              <w:gridCol w:w="4491"/>
            </w:tblGrid>
            <w:tr w:rsidR="7E6EA251" w14:paraId="0E08CFF7" w14:textId="77777777" w:rsidTr="7E6EA251">
              <w:trPr>
                <w:trHeight w:val="300"/>
              </w:trPr>
              <w:tc>
                <w:tcPr>
                  <w:tcW w:w="8970" w:type="dxa"/>
                  <w:gridSpan w:val="2"/>
                </w:tcPr>
                <w:p w14:paraId="54C5F308" w14:textId="32CF083E" w:rsidR="7E6EA251" w:rsidRDefault="7E6EA251" w:rsidP="7E6EA251">
                  <w:pPr>
                    <w:rPr>
                      <w:rFonts w:asciiTheme="majorHAnsi" w:hAnsiTheme="majorHAnsi" w:cstheme="majorBidi"/>
                      <w:lang w:val="en-GB"/>
                    </w:rPr>
                  </w:pPr>
                  <w:r w:rsidRPr="7E6EA251">
                    <w:rPr>
                      <w:rFonts w:asciiTheme="majorHAnsi" w:hAnsiTheme="majorHAnsi" w:cstheme="majorBidi"/>
                      <w:highlight w:val="yellow"/>
                      <w:lang w:val="en-GB"/>
                    </w:rPr>
                    <w:t>Figure [insert number]:</w:t>
                  </w:r>
                  <w:r w:rsidRPr="7E6EA251">
                    <w:rPr>
                      <w:rFonts w:asciiTheme="majorHAnsi" w:hAnsiTheme="majorHAnsi" w:cstheme="majorBidi"/>
                      <w:lang w:val="en-GB"/>
                    </w:rPr>
                    <w:t xml:space="preserve"> Distribution of fraction of affected workers</w:t>
                  </w:r>
                </w:p>
              </w:tc>
            </w:tr>
            <w:tr w:rsidR="7E6EA251" w14:paraId="78B8DC84" w14:textId="77777777" w:rsidTr="7E6EA251">
              <w:trPr>
                <w:trHeight w:val="300"/>
              </w:trPr>
              <w:tc>
                <w:tcPr>
                  <w:tcW w:w="8970" w:type="dxa"/>
                  <w:gridSpan w:val="2"/>
                </w:tcPr>
                <w:p w14:paraId="299D70D0" w14:textId="443D5822" w:rsidR="7E6EA251" w:rsidRDefault="7E6EA251" w:rsidP="7E6EA251">
                  <w:pPr>
                    <w:jc w:val="center"/>
                    <w:rPr>
                      <w:rFonts w:asciiTheme="majorHAnsi" w:hAnsiTheme="majorHAnsi" w:cstheme="majorBidi"/>
                      <w:lang w:val="en-GB"/>
                    </w:rPr>
                  </w:pPr>
                  <w:r>
                    <w:rPr>
                      <w:noProof/>
                    </w:rPr>
                    <w:drawing>
                      <wp:inline distT="0" distB="0" distL="0" distR="0" wp14:anchorId="589A8A3B" wp14:editId="7B6D313F">
                        <wp:extent cx="2657475" cy="1771650"/>
                        <wp:effectExtent l="0" t="0" r="0" b="0"/>
                        <wp:docPr id="818851269" name="Picture 132029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295917"/>
                                <pic:cNvPicPr/>
                              </pic:nvPicPr>
                              <pic:blipFill>
                                <a:blip r:embed="rId12">
                                  <a:extLst>
                                    <a:ext uri="{28A0092B-C50C-407E-A947-70E740481C1C}">
                                      <a14:useLocalDpi xmlns:a14="http://schemas.microsoft.com/office/drawing/2010/main" val="0"/>
                                    </a:ext>
                                  </a:extLst>
                                </a:blip>
                                <a:stretch>
                                  <a:fillRect/>
                                </a:stretch>
                              </pic:blipFill>
                              <pic:spPr>
                                <a:xfrm>
                                  <a:off x="0" y="0"/>
                                  <a:ext cx="2657475" cy="1771650"/>
                                </a:xfrm>
                                <a:prstGeom prst="rect">
                                  <a:avLst/>
                                </a:prstGeom>
                              </pic:spPr>
                            </pic:pic>
                          </a:graphicData>
                        </a:graphic>
                      </wp:inline>
                    </w:drawing>
                  </w:r>
                </w:p>
              </w:tc>
            </w:tr>
            <w:tr w:rsidR="7E6EA251" w14:paraId="38E20753" w14:textId="77777777" w:rsidTr="7E6EA251">
              <w:trPr>
                <w:trHeight w:val="300"/>
              </w:trPr>
              <w:tc>
                <w:tcPr>
                  <w:tcW w:w="8970" w:type="dxa"/>
                  <w:gridSpan w:val="2"/>
                </w:tcPr>
                <w:p w14:paraId="4DBF8F13" w14:textId="5AC42051" w:rsidR="7E6EA251" w:rsidRDefault="7E6EA251" w:rsidP="7E6EA251">
                  <w:pPr>
                    <w:jc w:val="center"/>
                  </w:pPr>
                  <w:r>
                    <w:t>a)</w:t>
                  </w:r>
                </w:p>
              </w:tc>
            </w:tr>
            <w:tr w:rsidR="7E6EA251" w14:paraId="04048BC2" w14:textId="77777777" w:rsidTr="7E6EA251">
              <w:trPr>
                <w:trHeight w:val="300"/>
              </w:trPr>
              <w:tc>
                <w:tcPr>
                  <w:tcW w:w="4485" w:type="dxa"/>
                </w:tcPr>
                <w:p w14:paraId="21F7EFD4" w14:textId="4B0E732C" w:rsidR="7E6EA251" w:rsidRDefault="7E6EA251" w:rsidP="7E6EA251">
                  <w:pPr>
                    <w:rPr>
                      <w:rFonts w:asciiTheme="majorHAnsi" w:hAnsiTheme="majorHAnsi" w:cstheme="majorBidi"/>
                      <w:lang w:val="en-GB"/>
                    </w:rPr>
                  </w:pPr>
                  <w:r>
                    <w:rPr>
                      <w:noProof/>
                    </w:rPr>
                    <w:lastRenderedPageBreak/>
                    <w:drawing>
                      <wp:inline distT="0" distB="0" distL="0" distR="0" wp14:anchorId="25353CA4" wp14:editId="2B5588C0">
                        <wp:extent cx="2714625" cy="1981200"/>
                        <wp:effectExtent l="0" t="0" r="0" b="0"/>
                        <wp:docPr id="120122750" name="Picture 128626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265867"/>
                                <pic:cNvPicPr/>
                              </pic:nvPicPr>
                              <pic:blipFill>
                                <a:blip r:embed="rId13">
                                  <a:extLst>
                                    <a:ext uri="{28A0092B-C50C-407E-A947-70E740481C1C}">
                                      <a14:useLocalDpi xmlns:a14="http://schemas.microsoft.com/office/drawing/2010/main" val="0"/>
                                    </a:ext>
                                  </a:extLst>
                                </a:blip>
                                <a:stretch>
                                  <a:fillRect/>
                                </a:stretch>
                              </pic:blipFill>
                              <pic:spPr>
                                <a:xfrm>
                                  <a:off x="0" y="0"/>
                                  <a:ext cx="2714625" cy="1981200"/>
                                </a:xfrm>
                                <a:prstGeom prst="rect">
                                  <a:avLst/>
                                </a:prstGeom>
                              </pic:spPr>
                            </pic:pic>
                          </a:graphicData>
                        </a:graphic>
                      </wp:inline>
                    </w:drawing>
                  </w:r>
                </w:p>
              </w:tc>
              <w:tc>
                <w:tcPr>
                  <w:tcW w:w="4485" w:type="dxa"/>
                </w:tcPr>
                <w:p w14:paraId="6F31A1C0" w14:textId="42F6964C" w:rsidR="7E6EA251" w:rsidRDefault="7E6EA251" w:rsidP="7E6EA251">
                  <w:pPr>
                    <w:rPr>
                      <w:rFonts w:asciiTheme="majorHAnsi" w:hAnsiTheme="majorHAnsi" w:cstheme="majorBidi"/>
                      <w:lang w:val="en-GB"/>
                    </w:rPr>
                  </w:pPr>
                  <w:r>
                    <w:rPr>
                      <w:noProof/>
                    </w:rPr>
                    <w:drawing>
                      <wp:inline distT="0" distB="0" distL="0" distR="0" wp14:anchorId="2FAC09B2" wp14:editId="7F56A1B1">
                        <wp:extent cx="2714625" cy="2066925"/>
                        <wp:effectExtent l="0" t="0" r="0" b="0"/>
                        <wp:docPr id="501337098" name="Picture 125884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841050"/>
                                <pic:cNvPicPr/>
                              </pic:nvPicPr>
                              <pic:blipFill>
                                <a:blip r:embed="rId14">
                                  <a:extLst>
                                    <a:ext uri="{28A0092B-C50C-407E-A947-70E740481C1C}">
                                      <a14:useLocalDpi xmlns:a14="http://schemas.microsoft.com/office/drawing/2010/main" val="0"/>
                                    </a:ext>
                                  </a:extLst>
                                </a:blip>
                                <a:stretch>
                                  <a:fillRect/>
                                </a:stretch>
                              </pic:blipFill>
                              <pic:spPr>
                                <a:xfrm>
                                  <a:off x="0" y="0"/>
                                  <a:ext cx="2714625" cy="2066925"/>
                                </a:xfrm>
                                <a:prstGeom prst="rect">
                                  <a:avLst/>
                                </a:prstGeom>
                              </pic:spPr>
                            </pic:pic>
                          </a:graphicData>
                        </a:graphic>
                      </wp:inline>
                    </w:drawing>
                  </w:r>
                </w:p>
              </w:tc>
            </w:tr>
            <w:tr w:rsidR="7E6EA251" w14:paraId="331D056A" w14:textId="77777777" w:rsidTr="7E6EA251">
              <w:trPr>
                <w:trHeight w:val="300"/>
              </w:trPr>
              <w:tc>
                <w:tcPr>
                  <w:tcW w:w="4485" w:type="dxa"/>
                </w:tcPr>
                <w:p w14:paraId="5099A195" w14:textId="5984F350" w:rsidR="7E6EA251" w:rsidRDefault="7E6EA251" w:rsidP="7E6EA251">
                  <w:pPr>
                    <w:jc w:val="center"/>
                    <w:rPr>
                      <w:rFonts w:asciiTheme="majorHAnsi" w:hAnsiTheme="majorHAnsi" w:cstheme="majorBidi"/>
                      <w:lang w:val="en-GB"/>
                    </w:rPr>
                  </w:pPr>
                  <w:r w:rsidRPr="7E6EA251">
                    <w:rPr>
                      <w:rFonts w:asciiTheme="majorHAnsi" w:hAnsiTheme="majorHAnsi" w:cstheme="majorBidi"/>
                      <w:lang w:val="en-GB"/>
                    </w:rPr>
                    <w:t xml:space="preserve">b) </w:t>
                  </w:r>
                </w:p>
              </w:tc>
              <w:tc>
                <w:tcPr>
                  <w:tcW w:w="4485" w:type="dxa"/>
                </w:tcPr>
                <w:p w14:paraId="2876B768" w14:textId="2BC61FD1" w:rsidR="7E6EA251" w:rsidRDefault="7E6EA251" w:rsidP="7E6EA251">
                  <w:pPr>
                    <w:jc w:val="center"/>
                    <w:rPr>
                      <w:rFonts w:asciiTheme="majorHAnsi" w:hAnsiTheme="majorHAnsi" w:cstheme="majorBidi"/>
                      <w:lang w:val="en-GB"/>
                    </w:rPr>
                  </w:pPr>
                  <w:r w:rsidRPr="7E6EA251">
                    <w:rPr>
                      <w:rFonts w:asciiTheme="majorHAnsi" w:hAnsiTheme="majorHAnsi" w:cstheme="majorBidi"/>
                      <w:lang w:val="en-GB"/>
                    </w:rPr>
                    <w:t>c)</w:t>
                  </w:r>
                </w:p>
              </w:tc>
            </w:tr>
            <w:tr w:rsidR="7E6EA251" w14:paraId="78F08DAB" w14:textId="77777777" w:rsidTr="7E6EA251">
              <w:trPr>
                <w:trHeight w:val="300"/>
              </w:trPr>
              <w:tc>
                <w:tcPr>
                  <w:tcW w:w="8970" w:type="dxa"/>
                  <w:gridSpan w:val="2"/>
                </w:tcPr>
                <w:p w14:paraId="397497ED" w14:textId="0F3D8E77" w:rsidR="7E6EA251" w:rsidRDefault="7E6EA251" w:rsidP="7E6EA251">
                  <w:pPr>
                    <w:rPr>
                      <w:rFonts w:asciiTheme="majorHAnsi" w:hAnsiTheme="majorHAnsi" w:cstheme="majorBidi"/>
                      <w:lang w:val="en-GB"/>
                    </w:rPr>
                  </w:pPr>
                  <w:r w:rsidRPr="7E6EA251">
                    <w:rPr>
                      <w:rFonts w:asciiTheme="majorHAnsi" w:hAnsiTheme="majorHAnsi" w:cstheme="majorBidi"/>
                      <w:lang w:val="en-GB"/>
                    </w:rPr>
                    <w:t xml:space="preserve">Notes: </w:t>
                  </w:r>
                </w:p>
                <w:p w14:paraId="7E8F0B36" w14:textId="011FD073" w:rsidR="7E6EA251" w:rsidRDefault="7E6EA251" w:rsidP="7E6EA251">
                  <w:pPr>
                    <w:rPr>
                      <w:rFonts w:asciiTheme="majorHAnsi" w:hAnsiTheme="majorHAnsi" w:cstheme="majorBidi"/>
                      <w:lang w:val="en-GB"/>
                    </w:rPr>
                  </w:pPr>
                  <w:r w:rsidRPr="7E6EA251">
                    <w:rPr>
                      <w:rFonts w:asciiTheme="majorHAnsi" w:hAnsiTheme="majorHAnsi" w:cstheme="majorBidi"/>
                      <w:lang w:val="en-GB"/>
                    </w:rPr>
                    <w:t xml:space="preserve">Source: </w:t>
                  </w:r>
                </w:p>
              </w:tc>
            </w:tr>
          </w:tbl>
          <w:p w14:paraId="13F7E541" w14:textId="5998EE0F" w:rsidR="00D52DC3" w:rsidRPr="00D52DC3" w:rsidRDefault="00D52DC3" w:rsidP="7E6EA251">
            <w:pPr>
              <w:jc w:val="both"/>
              <w:rPr>
                <w:rFonts w:asciiTheme="majorHAnsi" w:hAnsiTheme="majorHAnsi" w:cstheme="majorBidi"/>
                <w:lang w:val="en-GB"/>
              </w:rPr>
            </w:pPr>
          </w:p>
          <w:p w14:paraId="7594D466" w14:textId="15C4EEE9" w:rsidR="00D52DC3" w:rsidRPr="00D52DC3" w:rsidRDefault="30100FCA" w:rsidP="18E706F6">
            <w:pPr>
              <w:jc w:val="both"/>
              <w:rPr>
                <w:rFonts w:asciiTheme="majorHAnsi" w:hAnsiTheme="majorHAnsi" w:cstheme="majorBidi"/>
                <w:lang w:val="en-GB"/>
              </w:rPr>
            </w:pPr>
            <w:r w:rsidRPr="18E706F6">
              <w:rPr>
                <w:rFonts w:asciiTheme="majorHAnsi" w:hAnsiTheme="majorHAnsi" w:cstheme="majorBidi"/>
                <w:lang w:val="en-GB"/>
              </w:rPr>
              <w:t>The "farm-exit" variable is a binary indicator, marked as 1 in the last year of the farm’s appearance in our sample and 0 for all other years when the farm is present.</w:t>
            </w:r>
            <w:commentRangeStart w:id="565"/>
            <w:r w:rsidRPr="18E706F6">
              <w:rPr>
                <w:rFonts w:asciiTheme="majorHAnsi" w:hAnsiTheme="majorHAnsi" w:cstheme="majorBidi"/>
                <w:lang w:val="en-GB"/>
              </w:rPr>
              <w:t xml:space="preserve"> It is worth noting that certain farms in the dataset exhibit sporadic exits and re-entries. In such cases, the "exit" variable considers only the ultimate exit year.</w:t>
            </w:r>
            <w:ins w:id="566" w:author="seiroi@gmail.com" w:date="2024-03-14T18:33:00Z">
              <w:r w:rsidR="43064049" w:rsidRPr="18E706F6">
                <w:rPr>
                  <w:rFonts w:asciiTheme="majorHAnsi" w:hAnsiTheme="majorHAnsi" w:cstheme="majorBidi"/>
                  <w:lang w:val="en-GB"/>
                </w:rPr>
                <w:t xml:space="preserve"> [</w:t>
              </w:r>
            </w:ins>
            <w:ins w:id="567" w:author="seiroi@gmail.com" w:date="2024-03-14T18:34:00Z">
              <w:r w:rsidR="3D23DC07" w:rsidRPr="18E706F6">
                <w:rPr>
                  <w:rFonts w:asciiTheme="majorHAnsi" w:hAnsiTheme="majorHAnsi" w:cstheme="majorBidi"/>
                  <w:lang w:val="en-GB"/>
                </w:rPr>
                <w:t>Put i</w:t>
              </w:r>
              <w:r w:rsidR="43064049" w:rsidRPr="18E706F6">
                <w:rPr>
                  <w:rFonts w:asciiTheme="majorHAnsi" w:hAnsiTheme="majorHAnsi" w:cstheme="majorBidi"/>
                  <w:lang w:val="en-GB"/>
                </w:rPr>
                <w:t xml:space="preserve">n </w:t>
              </w:r>
              <w:r w:rsidR="7092386B" w:rsidRPr="18E706F6">
                <w:rPr>
                  <w:rFonts w:asciiTheme="majorHAnsi" w:hAnsiTheme="majorHAnsi" w:cstheme="majorBidi"/>
                  <w:lang w:val="en-GB"/>
                </w:rPr>
                <w:t xml:space="preserve">a </w:t>
              </w:r>
              <w:r w:rsidR="43064049" w:rsidRPr="18E706F6">
                <w:rPr>
                  <w:rFonts w:asciiTheme="majorHAnsi" w:hAnsiTheme="majorHAnsi" w:cstheme="majorBidi"/>
                  <w:lang w:val="en-GB"/>
                </w:rPr>
                <w:t xml:space="preserve">footnote: </w:t>
              </w:r>
            </w:ins>
            <w:ins w:id="568" w:author="seiroi@gmail.com" w:date="2024-03-14T18:39:00Z">
              <w:r w:rsidR="5F7B0A3B" w:rsidRPr="18E706F6">
                <w:rPr>
                  <w:rFonts w:asciiTheme="majorHAnsi" w:hAnsiTheme="majorHAnsi" w:cstheme="majorBidi"/>
                  <w:lang w:val="en-GB"/>
                </w:rPr>
                <w:t>Sporadi</w:t>
              </w:r>
            </w:ins>
            <w:ins w:id="569" w:author="seiroi@gmail.com" w:date="2024-03-14T18:40:00Z">
              <w:r w:rsidR="5F7B0A3B" w:rsidRPr="18E706F6">
                <w:rPr>
                  <w:rFonts w:asciiTheme="majorHAnsi" w:hAnsiTheme="majorHAnsi" w:cstheme="majorBidi"/>
                  <w:lang w:val="en-GB"/>
                </w:rPr>
                <w:t>c</w:t>
              </w:r>
            </w:ins>
            <w:ins w:id="570" w:author="seiroi@gmail.com" w:date="2024-03-14T18:39:00Z">
              <w:r w:rsidR="5F7B0A3B" w:rsidRPr="18E706F6">
                <w:rPr>
                  <w:rFonts w:asciiTheme="majorHAnsi" w:hAnsiTheme="majorHAnsi" w:cstheme="majorBidi"/>
                  <w:lang w:val="en-GB"/>
                </w:rPr>
                <w:t xml:space="preserve"> exits and re-entri</w:t>
              </w:r>
            </w:ins>
            <w:ins w:id="571" w:author="seiroi@gmail.com" w:date="2024-03-14T18:40:00Z">
              <w:r w:rsidR="5F7B0A3B" w:rsidRPr="18E706F6">
                <w:rPr>
                  <w:rFonts w:asciiTheme="majorHAnsi" w:hAnsiTheme="majorHAnsi" w:cstheme="majorBidi"/>
                  <w:lang w:val="en-GB"/>
                </w:rPr>
                <w:t>e</w:t>
              </w:r>
            </w:ins>
            <w:ins w:id="572" w:author="seiroi@gmail.com" w:date="2024-03-14T18:39:00Z">
              <w:r w:rsidR="5F7B0A3B" w:rsidRPr="18E706F6">
                <w:rPr>
                  <w:rFonts w:asciiTheme="majorHAnsi" w:hAnsiTheme="majorHAnsi" w:cstheme="majorBidi"/>
                  <w:lang w:val="en-GB"/>
                </w:rPr>
                <w:t>s</w:t>
              </w:r>
            </w:ins>
            <w:ins w:id="573" w:author="seiroi@gmail.com" w:date="2024-03-14T18:33:00Z">
              <w:r w:rsidR="43064049" w:rsidRPr="18E706F6">
                <w:rPr>
                  <w:rFonts w:asciiTheme="majorHAnsi" w:hAnsiTheme="majorHAnsi" w:cstheme="majorBidi"/>
                  <w:lang w:val="en-GB"/>
                </w:rPr>
                <w:t xml:space="preserve"> may reflect </w:t>
              </w:r>
            </w:ins>
            <w:ins w:id="574" w:author="seiroi@gmail.com" w:date="2024-03-14T18:34:00Z">
              <w:r w:rsidR="43064049" w:rsidRPr="18E706F6">
                <w:rPr>
                  <w:rFonts w:asciiTheme="majorHAnsi" w:hAnsiTheme="majorHAnsi" w:cstheme="majorBidi"/>
                  <w:lang w:val="en-GB"/>
                </w:rPr>
                <w:t>earnings fluctuating around R2000 threshold f</w:t>
              </w:r>
              <w:r w:rsidR="12ADC077" w:rsidRPr="18E706F6">
                <w:rPr>
                  <w:rFonts w:asciiTheme="majorHAnsi" w:hAnsiTheme="majorHAnsi" w:cstheme="majorBidi"/>
                  <w:lang w:val="en-GB"/>
                </w:rPr>
                <w:t xml:space="preserve">or </w:t>
              </w:r>
              <w:r w:rsidR="43064049" w:rsidRPr="18E706F6">
                <w:rPr>
                  <w:rFonts w:asciiTheme="majorHAnsi" w:hAnsiTheme="majorHAnsi" w:cstheme="majorBidi"/>
                  <w:lang w:val="en-GB"/>
                </w:rPr>
                <w:t>tax filing</w:t>
              </w:r>
              <w:r w:rsidR="53E42F66" w:rsidRPr="18E706F6">
                <w:rPr>
                  <w:rFonts w:asciiTheme="majorHAnsi" w:hAnsiTheme="majorHAnsi" w:cstheme="majorBidi"/>
                  <w:lang w:val="en-GB"/>
                </w:rPr>
                <w:t>.</w:t>
              </w:r>
            </w:ins>
            <w:ins w:id="575" w:author="seiroi@gmail.com" w:date="2024-03-14T18:35:00Z">
              <w:r w:rsidR="64A6C87C" w:rsidRPr="18E706F6">
                <w:rPr>
                  <w:rFonts w:asciiTheme="majorHAnsi" w:hAnsiTheme="majorHAnsi" w:cstheme="majorBidi"/>
                  <w:lang w:val="en-GB"/>
                </w:rPr>
                <w:t xml:space="preserve"> </w:t>
              </w:r>
            </w:ins>
            <w:ins w:id="576" w:author="seiroi@gmail.com" w:date="2024-03-14T18:40:00Z">
              <w:r w:rsidR="240253AF" w:rsidRPr="18E706F6">
                <w:rPr>
                  <w:rFonts w:asciiTheme="majorHAnsi" w:hAnsiTheme="majorHAnsi" w:cstheme="majorBidi"/>
                  <w:lang w:val="en-GB"/>
                </w:rPr>
                <w:t>O</w:t>
              </w:r>
            </w:ins>
            <w:ins w:id="577" w:author="seiroi@gmail.com" w:date="2024-03-14T18:35:00Z">
              <w:r w:rsidR="64A6C87C" w:rsidRPr="18E706F6">
                <w:rPr>
                  <w:rFonts w:asciiTheme="majorHAnsi" w:hAnsiTheme="majorHAnsi" w:cstheme="majorBidi"/>
                  <w:lang w:val="en-GB"/>
                </w:rPr>
                <w:t xml:space="preserve">ur definition of farm exit </w:t>
              </w:r>
            </w:ins>
            <w:ins w:id="578" w:author="seiroi@gmail.com" w:date="2024-03-14T18:36:00Z">
              <w:r w:rsidR="64A6C87C" w:rsidRPr="18E706F6">
                <w:rPr>
                  <w:rFonts w:asciiTheme="majorHAnsi" w:hAnsiTheme="majorHAnsi" w:cstheme="majorBidi"/>
                  <w:lang w:val="en-GB"/>
                </w:rPr>
                <w:t>may include f</w:t>
              </w:r>
              <w:r w:rsidR="67642E77" w:rsidRPr="18E706F6">
                <w:rPr>
                  <w:rFonts w:asciiTheme="majorHAnsi" w:hAnsiTheme="majorHAnsi" w:cstheme="majorBidi"/>
                  <w:lang w:val="en-GB"/>
                </w:rPr>
                <w:t>a</w:t>
              </w:r>
              <w:r w:rsidR="64A6C87C" w:rsidRPr="18E706F6">
                <w:rPr>
                  <w:rFonts w:asciiTheme="majorHAnsi" w:hAnsiTheme="majorHAnsi" w:cstheme="majorBidi"/>
                  <w:lang w:val="en-GB"/>
                </w:rPr>
                <w:t xml:space="preserve">rms </w:t>
              </w:r>
            </w:ins>
            <w:ins w:id="579" w:author="seiroi@gmail.com" w:date="2024-03-14T18:42:00Z">
              <w:r w:rsidR="66163358" w:rsidRPr="18E706F6">
                <w:rPr>
                  <w:rFonts w:asciiTheme="majorHAnsi" w:hAnsiTheme="majorHAnsi" w:cstheme="majorBidi"/>
                  <w:lang w:val="en-GB"/>
                </w:rPr>
                <w:t>continuing</w:t>
              </w:r>
            </w:ins>
            <w:ins w:id="580" w:author="seiroi@gmail.com" w:date="2024-03-14T18:40:00Z">
              <w:r w:rsidR="476FA343" w:rsidRPr="18E706F6">
                <w:rPr>
                  <w:rFonts w:asciiTheme="majorHAnsi" w:hAnsiTheme="majorHAnsi" w:cstheme="majorBidi"/>
                  <w:lang w:val="en-GB"/>
                </w:rPr>
                <w:t xml:space="preserve"> operations </w:t>
              </w:r>
            </w:ins>
            <w:ins w:id="581" w:author="seiroi@gmail.com" w:date="2024-03-14T18:42:00Z">
              <w:r w:rsidR="2DDE464F" w:rsidRPr="18E706F6">
                <w:rPr>
                  <w:rFonts w:asciiTheme="majorHAnsi" w:hAnsiTheme="majorHAnsi" w:cstheme="majorBidi"/>
                  <w:lang w:val="en-GB"/>
                </w:rPr>
                <w:t>that just break even</w:t>
              </w:r>
            </w:ins>
            <w:ins w:id="582" w:author="seiroi@gmail.com" w:date="2024-03-14T18:44:00Z">
              <w:r w:rsidR="48260BEC" w:rsidRPr="18E706F6">
                <w:rPr>
                  <w:rFonts w:asciiTheme="majorHAnsi" w:hAnsiTheme="majorHAnsi" w:cstheme="majorBidi"/>
                  <w:lang w:val="en-GB"/>
                </w:rPr>
                <w:t>.</w:t>
              </w:r>
            </w:ins>
            <w:ins w:id="583" w:author="seiroi@gmail.com" w:date="2024-03-14T18:42:00Z">
              <w:r w:rsidR="2DDE464F" w:rsidRPr="18E706F6">
                <w:rPr>
                  <w:rFonts w:asciiTheme="majorHAnsi" w:hAnsiTheme="majorHAnsi" w:cstheme="majorBidi"/>
                  <w:lang w:val="en-GB"/>
                </w:rPr>
                <w:t xml:space="preserve"> </w:t>
              </w:r>
            </w:ins>
            <w:ins w:id="584" w:author="seiroi@gmail.com" w:date="2024-03-14T18:44:00Z">
              <w:r w:rsidR="587B7E6F" w:rsidRPr="18E706F6">
                <w:rPr>
                  <w:rFonts w:asciiTheme="majorHAnsi" w:hAnsiTheme="majorHAnsi" w:cstheme="majorBidi"/>
                  <w:lang w:val="en-GB"/>
                </w:rPr>
                <w:t>While this is a limitation of our data, such pattern</w:t>
              </w:r>
            </w:ins>
            <w:ins w:id="585" w:author="seiroi@gmail.com" w:date="2024-03-14T18:42:00Z">
              <w:r w:rsidR="15CA2161" w:rsidRPr="18E706F6">
                <w:rPr>
                  <w:rFonts w:asciiTheme="majorHAnsi" w:hAnsiTheme="majorHAnsi" w:cstheme="majorBidi"/>
                  <w:lang w:val="en-GB"/>
                </w:rPr>
                <w:t xml:space="preserve"> </w:t>
              </w:r>
            </w:ins>
            <w:ins w:id="586" w:author="seiroi@gmail.com" w:date="2024-03-14T18:44:00Z">
              <w:r w:rsidR="6777F6CE" w:rsidRPr="18E706F6">
                <w:rPr>
                  <w:rFonts w:asciiTheme="majorHAnsi" w:hAnsiTheme="majorHAnsi" w:cstheme="majorBidi"/>
                  <w:lang w:val="en-GB"/>
                </w:rPr>
                <w:t>is</w:t>
              </w:r>
            </w:ins>
            <w:ins w:id="587" w:author="seiroi@gmail.com" w:date="2024-03-14T18:42:00Z">
              <w:r w:rsidR="15CA2161" w:rsidRPr="18E706F6">
                <w:rPr>
                  <w:rFonts w:asciiTheme="majorHAnsi" w:hAnsiTheme="majorHAnsi" w:cstheme="majorBidi"/>
                  <w:lang w:val="en-GB"/>
                </w:rPr>
                <w:t xml:space="preserve"> typical </w:t>
              </w:r>
            </w:ins>
            <w:ins w:id="588" w:author="seiroi@gmail.com" w:date="2024-03-14T18:43:00Z">
              <w:r w:rsidR="15CA2161" w:rsidRPr="18E706F6">
                <w:rPr>
                  <w:rFonts w:asciiTheme="majorHAnsi" w:hAnsiTheme="majorHAnsi" w:cstheme="majorBidi"/>
                  <w:lang w:val="en-GB"/>
                </w:rPr>
                <w:t>for farms with the smallest operation scale</w:t>
              </w:r>
              <w:r w:rsidR="5C8A9EAD" w:rsidRPr="18E706F6">
                <w:rPr>
                  <w:rFonts w:asciiTheme="majorHAnsi" w:hAnsiTheme="majorHAnsi" w:cstheme="majorBidi"/>
                  <w:lang w:val="en-GB"/>
                </w:rPr>
                <w:t>s</w:t>
              </w:r>
            </w:ins>
            <w:ins w:id="589" w:author="seiroi@gmail.com" w:date="2024-03-14T18:44:00Z">
              <w:r w:rsidR="47563782" w:rsidRPr="18E706F6">
                <w:rPr>
                  <w:rFonts w:asciiTheme="majorHAnsi" w:hAnsiTheme="majorHAnsi" w:cstheme="majorBidi"/>
                  <w:lang w:val="en-GB"/>
                </w:rPr>
                <w:t xml:space="preserve"> and </w:t>
              </w:r>
            </w:ins>
            <w:ins w:id="590" w:author="seiroi@gmail.com" w:date="2024-03-14T18:48:00Z">
              <w:r w:rsidR="42FD7BF2" w:rsidRPr="18E706F6">
                <w:rPr>
                  <w:rFonts w:asciiTheme="majorHAnsi" w:hAnsiTheme="majorHAnsi" w:cstheme="majorBidi"/>
                  <w:lang w:val="en-GB"/>
                </w:rPr>
                <w:t>we consider th</w:t>
              </w:r>
            </w:ins>
            <w:ins w:id="591" w:author="seiroi@gmail.com" w:date="2024-03-14T19:54:00Z">
              <w:r w:rsidR="169F9A0E" w:rsidRPr="18E706F6">
                <w:rPr>
                  <w:rFonts w:asciiTheme="majorHAnsi" w:hAnsiTheme="majorHAnsi" w:cstheme="majorBidi"/>
                  <w:lang w:val="en-GB"/>
                </w:rPr>
                <w:t>eir omission from data</w:t>
              </w:r>
            </w:ins>
            <w:ins w:id="592" w:author="seiroi@gmail.com" w:date="2024-03-14T18:48:00Z">
              <w:r w:rsidR="42FD7BF2" w:rsidRPr="18E706F6">
                <w:rPr>
                  <w:rFonts w:asciiTheme="majorHAnsi" w:hAnsiTheme="majorHAnsi" w:cstheme="majorBidi"/>
                  <w:lang w:val="en-GB"/>
                </w:rPr>
                <w:t xml:space="preserve"> </w:t>
              </w:r>
              <w:r w:rsidR="40A6787F" w:rsidRPr="18E706F6">
                <w:rPr>
                  <w:rFonts w:asciiTheme="majorHAnsi" w:hAnsiTheme="majorHAnsi" w:cstheme="majorBidi"/>
                  <w:lang w:val="en-GB"/>
                </w:rPr>
                <w:t>result</w:t>
              </w:r>
              <w:r w:rsidR="4B9D462F" w:rsidRPr="18E706F6">
                <w:rPr>
                  <w:rFonts w:asciiTheme="majorHAnsi" w:hAnsiTheme="majorHAnsi" w:cstheme="majorBidi"/>
                  <w:lang w:val="en-GB"/>
                </w:rPr>
                <w:t>s</w:t>
              </w:r>
            </w:ins>
            <w:ins w:id="593" w:author="seiroi@gmail.com" w:date="2024-03-14T18:45:00Z">
              <w:r w:rsidR="47563782" w:rsidRPr="18E706F6">
                <w:rPr>
                  <w:rFonts w:asciiTheme="majorHAnsi" w:hAnsiTheme="majorHAnsi" w:cstheme="majorBidi"/>
                  <w:lang w:val="en-GB"/>
                </w:rPr>
                <w:t xml:space="preserve"> </w:t>
              </w:r>
            </w:ins>
            <w:ins w:id="594" w:author="seiroi@gmail.com" w:date="2024-03-14T18:48:00Z">
              <w:r w:rsidR="1EADF142" w:rsidRPr="18E706F6">
                <w:rPr>
                  <w:rFonts w:asciiTheme="majorHAnsi" w:hAnsiTheme="majorHAnsi" w:cstheme="majorBidi"/>
                  <w:lang w:val="en-GB"/>
                </w:rPr>
                <w:t xml:space="preserve">in </w:t>
              </w:r>
            </w:ins>
            <w:ins w:id="595" w:author="seiroi@gmail.com" w:date="2024-03-14T18:45:00Z">
              <w:r w:rsidR="3E9A7741" w:rsidRPr="18E706F6">
                <w:rPr>
                  <w:rFonts w:asciiTheme="majorHAnsi" w:hAnsiTheme="majorHAnsi" w:cstheme="majorBidi"/>
                  <w:lang w:val="en-GB"/>
                </w:rPr>
                <w:t>bias</w:t>
              </w:r>
            </w:ins>
            <w:ins w:id="596" w:author="seiroi@gmail.com" w:date="2024-03-14T18:46:00Z">
              <w:r w:rsidR="3E9A7741" w:rsidRPr="18E706F6">
                <w:rPr>
                  <w:rFonts w:asciiTheme="majorHAnsi" w:hAnsiTheme="majorHAnsi" w:cstheme="majorBidi"/>
                  <w:lang w:val="en-GB"/>
                </w:rPr>
                <w:t>es</w:t>
              </w:r>
            </w:ins>
            <w:ins w:id="597" w:author="seiroi@gmail.com" w:date="2024-03-14T18:48:00Z">
              <w:r w:rsidR="24882C2D" w:rsidRPr="18E706F6">
                <w:rPr>
                  <w:rFonts w:asciiTheme="majorHAnsi" w:hAnsiTheme="majorHAnsi" w:cstheme="majorBidi"/>
                  <w:lang w:val="en-GB"/>
                </w:rPr>
                <w:t xml:space="preserve"> that are quantitatively small enough to be ignored</w:t>
              </w:r>
            </w:ins>
            <w:ins w:id="598" w:author="seiroi@gmail.com" w:date="2024-03-14T18:41:00Z">
              <w:r w:rsidR="476FA343" w:rsidRPr="18E706F6">
                <w:rPr>
                  <w:rFonts w:asciiTheme="majorHAnsi" w:hAnsiTheme="majorHAnsi" w:cstheme="majorBidi"/>
                  <w:lang w:val="en-GB"/>
                </w:rPr>
                <w:t>.</w:t>
              </w:r>
            </w:ins>
            <w:ins w:id="599" w:author="seiroi@gmail.com" w:date="2024-03-14T18:34:00Z">
              <w:r w:rsidR="53E42F66" w:rsidRPr="18E706F6">
                <w:rPr>
                  <w:rFonts w:asciiTheme="majorHAnsi" w:hAnsiTheme="majorHAnsi" w:cstheme="majorBidi"/>
                  <w:lang w:val="en-GB"/>
                </w:rPr>
                <w:t>]</w:t>
              </w:r>
            </w:ins>
            <w:commentRangeEnd w:id="565"/>
            <w:r w:rsidR="6C002E06">
              <w:rPr>
                <w:rStyle w:val="ae"/>
              </w:rPr>
              <w:commentReference w:id="565"/>
            </w:r>
          </w:p>
          <w:p w14:paraId="02588999" w14:textId="77777777" w:rsidR="00D52DC3" w:rsidRPr="00D52DC3" w:rsidRDefault="30100FCA" w:rsidP="18E706F6">
            <w:pPr>
              <w:jc w:val="both"/>
              <w:rPr>
                <w:rFonts w:asciiTheme="majorHAnsi" w:hAnsiTheme="majorHAnsi" w:cstheme="majorBidi"/>
                <w:lang w:val="en-GB"/>
              </w:rPr>
            </w:pPr>
            <w:r w:rsidRPr="18E706F6">
              <w:rPr>
                <w:rFonts w:asciiTheme="majorHAnsi" w:hAnsiTheme="majorHAnsi" w:cstheme="majorBidi"/>
                <w:lang w:val="en-GB"/>
              </w:rPr>
              <w:t xml:space="preserve">The "employment" variable represents the </w:t>
            </w:r>
            <w:commentRangeStart w:id="600"/>
            <w:r w:rsidRPr="18E706F6">
              <w:rPr>
                <w:rFonts w:asciiTheme="majorHAnsi" w:hAnsiTheme="majorHAnsi" w:cstheme="majorBidi"/>
                <w:lang w:val="en-GB"/>
              </w:rPr>
              <w:t>total workforce</w:t>
            </w:r>
            <w:commentRangeEnd w:id="600"/>
            <w:r w:rsidR="6C002E06">
              <w:rPr>
                <w:rStyle w:val="ae"/>
              </w:rPr>
              <w:commentReference w:id="600"/>
            </w:r>
            <w:r w:rsidRPr="18E706F6">
              <w:rPr>
                <w:rFonts w:asciiTheme="majorHAnsi" w:hAnsiTheme="majorHAnsi" w:cstheme="majorBidi"/>
                <w:lang w:val="en-GB"/>
              </w:rPr>
              <w:t xml:space="preserve"> on a farm, while </w:t>
            </w:r>
            <w:commentRangeStart w:id="601"/>
            <w:r w:rsidRPr="18E706F6">
              <w:rPr>
                <w:rFonts w:asciiTheme="majorHAnsi" w:hAnsiTheme="majorHAnsi" w:cstheme="majorBidi"/>
                <w:lang w:val="en-GB"/>
              </w:rPr>
              <w:t>"capital" signifies the aggregate spending on fixed assets.</w:t>
            </w:r>
            <w:commentRangeEnd w:id="601"/>
            <w:r w:rsidR="6C002E06">
              <w:rPr>
                <w:rStyle w:val="ae"/>
              </w:rPr>
              <w:commentReference w:id="601"/>
            </w:r>
            <w:r w:rsidRPr="18E706F6">
              <w:rPr>
                <w:rFonts w:asciiTheme="majorHAnsi" w:hAnsiTheme="majorHAnsi" w:cstheme="majorBidi"/>
                <w:lang w:val="en-GB"/>
              </w:rPr>
              <w:t xml:space="preserve"> "Sales revenue" accounts for the total income derived from sales, and "operating profit" quantifies a farm's value addition, calculated as the difference between sales revenue and the cost of sales. Furthermore, all financial variables are adjusted for inflation using the Consumer Price Index (CPI) deflator, with the base year set as 2012.</w:t>
            </w:r>
          </w:p>
          <w:p w14:paraId="4AACF5F9" w14:textId="5B78E89F" w:rsidR="00D52DC3" w:rsidRPr="00D52DC3" w:rsidRDefault="00D52DC3" w:rsidP="7E6EA251">
            <w:pPr>
              <w:jc w:val="both"/>
              <w:rPr>
                <w:rFonts w:asciiTheme="majorHAnsi" w:hAnsiTheme="majorHAnsi" w:cstheme="majorBidi"/>
                <w:lang w:val="en-GB"/>
              </w:rPr>
            </w:pPr>
          </w:p>
          <w:p w14:paraId="26EBBD20" w14:textId="133079C9" w:rsidR="00D52DC3" w:rsidRPr="00D52DC3" w:rsidRDefault="00D52DC3" w:rsidP="7E6EA251">
            <w:pPr>
              <w:ind w:left="720" w:hanging="720"/>
              <w:rPr>
                <w:rFonts w:asciiTheme="majorHAnsi" w:hAnsiTheme="majorHAnsi" w:cstheme="majorBidi"/>
              </w:rPr>
            </w:pPr>
          </w:p>
          <w:p w14:paraId="7307551E" w14:textId="708B51E5" w:rsidR="00D52DC3" w:rsidRPr="00D52DC3" w:rsidRDefault="15F3DEA3" w:rsidP="7E6EA251">
            <w:pPr>
              <w:ind w:left="720" w:hanging="720"/>
              <w:rPr>
                <w:rFonts w:asciiTheme="majorHAnsi" w:hAnsiTheme="majorHAnsi" w:cstheme="majorBidi"/>
              </w:rPr>
            </w:pPr>
            <w:r w:rsidRPr="7E6EA251">
              <w:rPr>
                <w:rFonts w:asciiTheme="majorHAnsi" w:hAnsiTheme="majorHAnsi" w:cstheme="majorBidi"/>
              </w:rPr>
              <w:t xml:space="preserve"> </w:t>
            </w:r>
          </w:p>
        </w:tc>
      </w:tr>
    </w:tbl>
    <w:commentRangeEnd w:id="534"/>
    <w:p w14:paraId="4ADAA709" w14:textId="77777777" w:rsidR="00B2355F" w:rsidRPr="00F8341C" w:rsidRDefault="003626BA" w:rsidP="4793682B">
      <w:pPr>
        <w:jc w:val="both"/>
        <w:rPr>
          <w:ins w:id="602" w:author="seiroi@gmail.com" w:date="2024-02-22T03:16:00Z"/>
          <w:rFonts w:asciiTheme="majorHAnsi" w:hAnsiTheme="majorHAnsi" w:cstheme="majorBidi"/>
          <w:b/>
          <w:bCs/>
          <w:lang w:val="en-GB"/>
        </w:rPr>
      </w:pPr>
      <w:r>
        <w:rPr>
          <w:rStyle w:val="ae"/>
        </w:rPr>
        <w:lastRenderedPageBreak/>
        <w:commentReference w:id="534"/>
      </w:r>
      <w:commentRangeEnd w:id="535"/>
      <w:r>
        <w:rPr>
          <w:rStyle w:val="ae"/>
        </w:rPr>
        <w:commentReference w:id="535"/>
      </w:r>
    </w:p>
    <w:p w14:paraId="1C4FFD26" w14:textId="069F6F17" w:rsidR="4793682B" w:rsidRDefault="4793682B" w:rsidP="4793682B">
      <w:pPr>
        <w:jc w:val="both"/>
        <w:rPr>
          <w:ins w:id="603" w:author="seiroi@gmail.com" w:date="2024-02-22T03:16:00Z"/>
          <w:rFonts w:asciiTheme="majorHAnsi" w:hAnsiTheme="majorHAnsi" w:cstheme="majorBidi"/>
          <w:b/>
          <w:bCs/>
          <w:lang w:val="en-GB"/>
        </w:rPr>
      </w:pPr>
    </w:p>
    <w:p w14:paraId="2FBC0C65" w14:textId="444CD483" w:rsidR="4A80EBE5" w:rsidRDefault="59D20CBD" w:rsidP="7E6EA251">
      <w:pPr>
        <w:pStyle w:val="a4"/>
        <w:numPr>
          <w:ilvl w:val="0"/>
          <w:numId w:val="40"/>
        </w:numPr>
        <w:jc w:val="both"/>
        <w:rPr>
          <w:rFonts w:asciiTheme="majorHAnsi" w:hAnsiTheme="majorHAnsi" w:cstheme="majorBidi"/>
          <w:b/>
          <w:bCs/>
          <w:lang w:val="en-US"/>
        </w:rPr>
      </w:pPr>
      <w:ins w:id="604" w:author="seiroi@gmail.com" w:date="2024-02-22T03:16:00Z">
        <w:r w:rsidRPr="7E6EA251">
          <w:rPr>
            <w:rFonts w:asciiTheme="majorHAnsi" w:hAnsiTheme="majorHAnsi" w:cstheme="majorBidi"/>
            <w:b/>
            <w:bCs/>
            <w:lang w:val="en-US"/>
          </w:rPr>
          <w:t>Empirical strategy</w:t>
        </w:r>
      </w:ins>
    </w:p>
    <w:p w14:paraId="29ED5B72" w14:textId="7E5CAA95" w:rsidR="4A80EBE5" w:rsidRDefault="3E104CF4" w:rsidP="7E6EA251">
      <w:pPr>
        <w:ind w:left="720"/>
        <w:jc w:val="both"/>
        <w:rPr>
          <w:ins w:id="605" w:author="seiroi@gmail.com" w:date="2024-02-22T03:58:00Z"/>
          <w:rFonts w:asciiTheme="majorHAnsi" w:hAnsiTheme="majorHAnsi" w:cstheme="majorBidi"/>
          <w:b/>
          <w:bCs/>
          <w:lang w:val="en-US"/>
        </w:rPr>
      </w:pPr>
      <w:ins w:id="606" w:author="seiroi@gmail.com" w:date="2024-02-22T03:58:00Z">
        <w:r w:rsidRPr="7E6EA251">
          <w:rPr>
            <w:rFonts w:asciiTheme="majorHAnsi" w:hAnsiTheme="majorHAnsi" w:cstheme="majorBidi"/>
            <w:b/>
            <w:bCs/>
            <w:lang w:val="en-US"/>
          </w:rPr>
          <w:t xml:space="preserve"> </w:t>
        </w:r>
      </w:ins>
      <w:r w:rsidR="10A08FB4" w:rsidRPr="7E6EA251">
        <w:rPr>
          <w:rFonts w:asciiTheme="majorHAnsi" w:hAnsiTheme="majorHAnsi" w:cstheme="majorBidi"/>
          <w:b/>
          <w:bCs/>
          <w:lang w:val="en-US"/>
        </w:rPr>
        <w:t xml:space="preserve">4.1 </w:t>
      </w:r>
      <w:ins w:id="607" w:author="seiroi@gmail.com" w:date="2024-02-22T03:58:00Z">
        <w:r w:rsidRPr="7E6EA251">
          <w:rPr>
            <w:rFonts w:asciiTheme="majorHAnsi" w:hAnsiTheme="majorHAnsi" w:cstheme="majorBidi"/>
            <w:b/>
            <w:bCs/>
            <w:lang w:val="en-US"/>
          </w:rPr>
          <w:t>Research design</w:t>
        </w:r>
      </w:ins>
    </w:p>
    <w:p w14:paraId="291B9152" w14:textId="5300997D" w:rsidR="2E2D04EE" w:rsidRDefault="2E2D04EE" w:rsidP="4793682B">
      <w:pPr>
        <w:jc w:val="both"/>
        <w:rPr>
          <w:ins w:id="608" w:author="seiroi@gmail.com" w:date="2024-02-22T04:01:00Z"/>
          <w:rFonts w:asciiTheme="majorHAnsi" w:hAnsiTheme="majorHAnsi" w:cstheme="majorBidi"/>
          <w:lang w:val="en-US"/>
        </w:rPr>
      </w:pPr>
      <w:ins w:id="609" w:author="seiroi@gmail.com" w:date="2024-02-22T04:00:00Z">
        <w:r w:rsidRPr="4793682B">
          <w:rPr>
            <w:rFonts w:asciiTheme="majorHAnsi" w:hAnsiTheme="majorHAnsi" w:cstheme="majorBidi"/>
            <w:lang w:val="en-US"/>
          </w:rPr>
          <w:t xml:space="preserve">Our goal is to </w:t>
        </w:r>
      </w:ins>
      <w:ins w:id="610" w:author="seiroi@gmail.com" w:date="2024-02-22T04:01:00Z">
        <w:r w:rsidRPr="4793682B">
          <w:rPr>
            <w:rFonts w:asciiTheme="majorHAnsi" w:hAnsiTheme="majorHAnsi" w:cstheme="majorBidi"/>
            <w:lang w:val="en-US"/>
          </w:rPr>
          <w:t xml:space="preserve">estimate the impact of minimum wages on employment, earnings, and other farm level variables. </w:t>
        </w:r>
      </w:ins>
    </w:p>
    <w:p w14:paraId="44E98D75" w14:textId="0BD895A2" w:rsidR="4A80EBE5" w:rsidRDefault="4A80EBE5" w:rsidP="4793682B">
      <w:pPr>
        <w:jc w:val="both"/>
        <w:rPr>
          <w:ins w:id="611" w:author="seiroi@gmail.com" w:date="2024-02-22T04:02:00Z"/>
          <w:del w:id="612" w:author="Von Fintel, Dieter [dieter2@sun.ac.za]" w:date="2024-02-26T11:43:00Z"/>
          <w:rFonts w:asciiTheme="majorHAnsi" w:hAnsiTheme="majorHAnsi" w:cstheme="majorBidi"/>
          <w:lang w:val="en-US"/>
        </w:rPr>
      </w:pPr>
      <w:ins w:id="613" w:author="seiroi@gmail.com" w:date="2024-02-22T03:59:00Z">
        <w:del w:id="614" w:author="Von Fintel, Dieter [dieter2@sun.ac.za]" w:date="2024-02-26T11:43:00Z">
          <w:r w:rsidRPr="40939A00" w:rsidDel="3E104CF4">
            <w:rPr>
              <w:rFonts w:asciiTheme="majorHAnsi" w:hAnsiTheme="majorHAnsi" w:cstheme="majorBidi"/>
              <w:lang w:val="en-US"/>
            </w:rPr>
            <w:delText xml:space="preserve">Our sample consists of formal sector agricultural producers and their employees earning annually more than R2000. </w:delText>
          </w:r>
        </w:del>
      </w:ins>
      <w:ins w:id="615" w:author="seiroi@gmail.com" w:date="2024-02-22T04:00:00Z">
        <w:del w:id="616" w:author="Von Fintel, Dieter [dieter2@sun.ac.za]" w:date="2024-02-26T11:43:00Z">
          <w:r w:rsidRPr="40939A00" w:rsidDel="49BA32A3">
            <w:rPr>
              <w:rFonts w:asciiTheme="majorHAnsi" w:hAnsiTheme="majorHAnsi" w:cstheme="majorBidi"/>
              <w:lang w:val="en-US"/>
            </w:rPr>
            <w:delText xml:space="preserve">Given that the agricultural minimum wages affect all the formal agricultural producers, we do not have a pure control group. </w:delText>
          </w:r>
        </w:del>
      </w:ins>
      <w:ins w:id="617" w:author="seiroi@gmail.com" w:date="2024-02-22T04:01:00Z">
        <w:del w:id="618" w:author="Von Fintel, Dieter [dieter2@sun.ac.za]" w:date="2024-02-26T11:43:00Z">
          <w:r w:rsidRPr="40939A00" w:rsidDel="05CD82C1">
            <w:rPr>
              <w:rFonts w:asciiTheme="majorHAnsi" w:hAnsiTheme="majorHAnsi" w:cstheme="majorBidi"/>
              <w:lang w:val="en-US"/>
            </w:rPr>
            <w:delText>Following the previous stud</w:delText>
          </w:r>
        </w:del>
      </w:ins>
      <w:ins w:id="619" w:author="seiroi@gmail.com" w:date="2024-02-22T04:02:00Z">
        <w:del w:id="620" w:author="Von Fintel, Dieter [dieter2@sun.ac.za]" w:date="2024-02-26T11:43:00Z">
          <w:r w:rsidRPr="40939A00" w:rsidDel="05CD82C1">
            <w:rPr>
              <w:rFonts w:asciiTheme="majorHAnsi" w:hAnsiTheme="majorHAnsi" w:cstheme="majorBidi"/>
              <w:lang w:val="en-US"/>
            </w:rPr>
            <w:delText>ies, we use the fraction of affected workers as the exposure variable</w:delText>
          </w:r>
        </w:del>
      </w:ins>
      <w:ins w:id="621" w:author="seiroi@gmail.com" w:date="2024-02-22T04:14:00Z">
        <w:del w:id="622" w:author="Von Fintel, Dieter [dieter2@sun.ac.za]" w:date="2024-02-26T11:43:00Z">
          <w:r w:rsidRPr="40939A00" w:rsidDel="263C8553">
            <w:rPr>
              <w:rFonts w:asciiTheme="majorHAnsi" w:hAnsiTheme="majorHAnsi" w:cstheme="majorBidi"/>
              <w:lang w:val="en-US"/>
            </w:rPr>
            <w:delText xml:space="preserve"> at the farm level</w:delText>
          </w:r>
        </w:del>
      </w:ins>
      <w:ins w:id="623" w:author="seiroi@gmail.com" w:date="2024-02-22T04:02:00Z">
        <w:del w:id="624" w:author="Von Fintel, Dieter [dieter2@sun.ac.za]" w:date="2024-02-26T11:43:00Z">
          <w:r w:rsidRPr="40939A00" w:rsidDel="05CD82C1">
            <w:rPr>
              <w:rFonts w:asciiTheme="majorHAnsi" w:hAnsiTheme="majorHAnsi" w:cstheme="majorBidi"/>
              <w:lang w:val="en-US"/>
            </w:rPr>
            <w:delText xml:space="preserve">. </w:delText>
          </w:r>
        </w:del>
      </w:ins>
    </w:p>
    <w:p w14:paraId="3A11A100" w14:textId="413B9F45" w:rsidR="420F32B0" w:rsidRDefault="420F32B0" w:rsidP="4793682B">
      <w:pPr>
        <w:jc w:val="both"/>
        <w:rPr>
          <w:ins w:id="625" w:author="seiroi@gmail.com" w:date="2024-02-22T06:56:00Z"/>
          <w:del w:id="626" w:author="Von Fintel, Dieter [dieter2@sun.ac.za]" w:date="2024-02-26T11:43:00Z"/>
          <w:rFonts w:asciiTheme="majorHAnsi" w:hAnsiTheme="majorHAnsi" w:cstheme="majorBidi"/>
          <w:lang w:val="en-GB"/>
        </w:rPr>
      </w:pPr>
      <w:ins w:id="627" w:author="seiroi@gmail.com" w:date="2024-02-22T06:57:00Z">
        <w:del w:id="628" w:author="Von Fintel, Dieter [dieter2@sun.ac.za]" w:date="2024-02-26T11:43:00Z">
          <w:r w:rsidRPr="40939A00" w:rsidDel="452B5C52">
            <w:rPr>
              <w:rFonts w:asciiTheme="majorHAnsi" w:hAnsiTheme="majorHAnsi" w:cstheme="majorBidi"/>
              <w:lang w:val="en-US"/>
            </w:rPr>
            <w:delText xml:space="preserve">The coverage of data that excludes informal sector producers </w:delText>
          </w:r>
          <w:r w:rsidRPr="40939A00" w:rsidDel="452B5C52">
            <w:rPr>
              <w:rFonts w:asciiTheme="majorHAnsi" w:hAnsiTheme="majorHAnsi" w:cstheme="majorBidi"/>
              <w:lang w:val="en-GB"/>
            </w:rPr>
            <w:delText>raises a caution on how we interpret the results. When formal and informal labour markets are connected, as in the case of most developing countries, changes in the formal labour market conditions have impacts on the informal labour markets, because the former is large enough in size relative to the latter (see the US example in Fan and Pena, 2019). A rise in minimum wage, if it reduces the jobs in formal labour markets, can have a negative spillover on the informal employment which we do not observe. Therefore, we consider the impacts we observe in our data are only a part of the story, and the economy wide impacts are understated.</w:delText>
          </w:r>
        </w:del>
      </w:ins>
      <w:commentRangeStart w:id="629"/>
      <w:commentRangeEnd w:id="629"/>
      <w:r>
        <w:rPr>
          <w:rStyle w:val="ae"/>
        </w:rPr>
        <w:commentReference w:id="629"/>
      </w:r>
    </w:p>
    <w:p w14:paraId="00584967" w14:textId="0D9B66EA" w:rsidR="65F727D6" w:rsidRDefault="1682F3F6" w:rsidP="7E6EA251">
      <w:pPr>
        <w:ind w:left="720"/>
        <w:jc w:val="both"/>
        <w:rPr>
          <w:ins w:id="630" w:author="seiroi@gmail.com" w:date="2024-02-22T06:55:00Z"/>
          <w:rFonts w:asciiTheme="majorHAnsi" w:hAnsiTheme="majorHAnsi" w:cstheme="majorBidi"/>
          <w:b/>
          <w:bCs/>
          <w:lang w:val="en-US"/>
          <w:rPrChange w:id="631" w:author="seiroi@gmail.com" w:date="2024-02-22T06:56:00Z">
            <w:rPr>
              <w:ins w:id="632" w:author="seiroi@gmail.com" w:date="2024-02-22T06:55:00Z"/>
              <w:rFonts w:asciiTheme="majorHAnsi" w:hAnsiTheme="majorHAnsi" w:cstheme="majorBidi"/>
              <w:lang w:val="en-US"/>
            </w:rPr>
          </w:rPrChange>
        </w:rPr>
      </w:pPr>
      <w:r w:rsidRPr="7E6EA251">
        <w:rPr>
          <w:rFonts w:asciiTheme="majorHAnsi" w:hAnsiTheme="majorHAnsi" w:cstheme="majorBidi"/>
          <w:b/>
          <w:bCs/>
          <w:lang w:val="en-US"/>
        </w:rPr>
        <w:t xml:space="preserve">4.1.1 </w:t>
      </w:r>
      <w:ins w:id="633" w:author="seiroi@gmail.com" w:date="2024-02-22T06:55:00Z">
        <w:r w:rsidR="65F727D6" w:rsidRPr="7E6EA251">
          <w:rPr>
            <w:rFonts w:asciiTheme="majorHAnsi" w:hAnsiTheme="majorHAnsi" w:cstheme="majorBidi"/>
            <w:b/>
            <w:bCs/>
            <w:lang w:val="en-US"/>
            <w:rPrChange w:id="634" w:author="seiroi@gmail.com" w:date="2024-02-22T06:56:00Z">
              <w:rPr>
                <w:rFonts w:asciiTheme="majorHAnsi" w:hAnsiTheme="majorHAnsi" w:cstheme="majorBidi"/>
                <w:lang w:val="en-US"/>
              </w:rPr>
            </w:rPrChange>
          </w:rPr>
          <w:t>Design aspects</w:t>
        </w:r>
      </w:ins>
    </w:p>
    <w:p w14:paraId="5F3865EC" w14:textId="75846096" w:rsidR="0F3D4F1D" w:rsidRDefault="775E4892" w:rsidP="4793682B">
      <w:pPr>
        <w:jc w:val="both"/>
        <w:rPr>
          <w:ins w:id="635" w:author="seiroi@gmail.com" w:date="2024-02-22T06:55:00Z"/>
          <w:rFonts w:asciiTheme="majorHAnsi" w:hAnsiTheme="majorHAnsi" w:cstheme="majorBidi"/>
          <w:lang w:val="en-US"/>
        </w:rPr>
      </w:pPr>
      <w:ins w:id="636" w:author="seiroi@gmail.com" w:date="2024-02-22T06:52:00Z">
        <w:r w:rsidRPr="40939A00">
          <w:rPr>
            <w:rFonts w:asciiTheme="majorHAnsi" w:hAnsiTheme="majorHAnsi" w:cstheme="majorBidi"/>
            <w:lang w:val="en-US"/>
          </w:rPr>
          <w:t>Our</w:t>
        </w:r>
      </w:ins>
      <w:ins w:id="637" w:author="seiroi@gmail.com" w:date="2024-02-22T06:51:00Z">
        <w:r w:rsidRPr="40939A00">
          <w:rPr>
            <w:rFonts w:asciiTheme="majorHAnsi" w:hAnsiTheme="majorHAnsi" w:cstheme="majorBidi"/>
            <w:lang w:val="en-US"/>
          </w:rPr>
          <w:t xml:space="preserve"> document</w:t>
        </w:r>
      </w:ins>
      <w:ins w:id="638" w:author="seiroi@gmail.com" w:date="2024-02-22T06:52:00Z">
        <w:r w:rsidRPr="40939A00">
          <w:rPr>
            <w:rFonts w:asciiTheme="majorHAnsi" w:hAnsiTheme="majorHAnsi" w:cstheme="majorBidi"/>
            <w:lang w:val="en-US"/>
          </w:rPr>
          <w:t xml:space="preserve">ation of institutional background </w:t>
        </w:r>
      </w:ins>
      <w:ins w:id="639" w:author="seiroi@gmail.com" w:date="2024-02-22T06:57:00Z">
        <w:r w:rsidR="0EFF6FB9" w:rsidRPr="40939A00">
          <w:rPr>
            <w:rFonts w:asciiTheme="majorHAnsi" w:hAnsiTheme="majorHAnsi" w:cstheme="majorBidi"/>
            <w:lang w:val="en-US"/>
          </w:rPr>
          <w:t xml:space="preserve">shows </w:t>
        </w:r>
      </w:ins>
      <w:ins w:id="640" w:author="seiroi@gmail.com" w:date="2024-02-22T06:51:00Z">
        <w:r w:rsidRPr="40939A00">
          <w:rPr>
            <w:rFonts w:asciiTheme="majorHAnsi" w:hAnsiTheme="majorHAnsi" w:cstheme="majorBidi"/>
            <w:lang w:val="en-US"/>
          </w:rPr>
          <w:t xml:space="preserve">that the imposition of minimum wage increase is </w:t>
        </w:r>
      </w:ins>
      <w:ins w:id="641" w:author="seiroi@gmail.com" w:date="2024-02-22T06:53:00Z">
        <w:r w:rsidRPr="40939A00">
          <w:rPr>
            <w:rFonts w:asciiTheme="majorHAnsi" w:hAnsiTheme="majorHAnsi" w:cstheme="majorBidi"/>
            <w:lang w:val="en-US"/>
          </w:rPr>
          <w:t>uniform</w:t>
        </w:r>
      </w:ins>
      <w:ins w:id="642" w:author="Von Fintel, Dieter [dieter2@sun.ac.za]" w:date="2024-02-26T11:54:00Z">
        <w:r w:rsidR="759CA96D" w:rsidRPr="40939A00">
          <w:rPr>
            <w:rFonts w:asciiTheme="majorHAnsi" w:hAnsiTheme="majorHAnsi" w:cstheme="majorBidi"/>
            <w:lang w:val="en-US"/>
          </w:rPr>
          <w:t>ly applied to all regions and sub-sectors</w:t>
        </w:r>
      </w:ins>
      <w:ins w:id="643" w:author="seiroi@gmail.com" w:date="2024-02-22T06:53:00Z">
        <w:r w:rsidR="65672944" w:rsidRPr="40939A00">
          <w:rPr>
            <w:rFonts w:asciiTheme="majorHAnsi" w:hAnsiTheme="majorHAnsi" w:cstheme="majorBidi"/>
            <w:lang w:val="en-US"/>
          </w:rPr>
          <w:t>,</w:t>
        </w:r>
        <w:r w:rsidRPr="40939A00">
          <w:rPr>
            <w:rFonts w:asciiTheme="majorHAnsi" w:hAnsiTheme="majorHAnsi" w:cstheme="majorBidi"/>
            <w:lang w:val="en-US"/>
          </w:rPr>
          <w:t xml:space="preserve"> there</w:t>
        </w:r>
        <w:r w:rsidR="4E81F534" w:rsidRPr="40939A00">
          <w:rPr>
            <w:rFonts w:asciiTheme="majorHAnsi" w:hAnsiTheme="majorHAnsi" w:cstheme="majorBidi"/>
            <w:lang w:val="en-US"/>
          </w:rPr>
          <w:t>fore</w:t>
        </w:r>
        <w:r w:rsidR="7AB279A7" w:rsidRPr="40939A00">
          <w:rPr>
            <w:rFonts w:asciiTheme="majorHAnsi" w:hAnsiTheme="majorHAnsi" w:cstheme="majorBidi"/>
            <w:lang w:val="en-US"/>
          </w:rPr>
          <w:t>, it</w:t>
        </w:r>
        <w:r w:rsidR="4E81F534" w:rsidRPr="40939A00">
          <w:rPr>
            <w:rFonts w:asciiTheme="majorHAnsi" w:hAnsiTheme="majorHAnsi" w:cstheme="majorBidi"/>
            <w:lang w:val="en-US"/>
          </w:rPr>
          <w:t xml:space="preserve"> </w:t>
        </w:r>
        <w:r w:rsidRPr="40939A00">
          <w:rPr>
            <w:rFonts w:asciiTheme="majorHAnsi" w:hAnsiTheme="majorHAnsi" w:cstheme="majorBidi"/>
            <w:lang w:val="en-US"/>
          </w:rPr>
          <w:t xml:space="preserve">is </w:t>
        </w:r>
      </w:ins>
      <w:ins w:id="644" w:author="seiroi@gmail.com" w:date="2024-02-22T06:51:00Z">
        <w:r w:rsidRPr="40939A00">
          <w:rPr>
            <w:rFonts w:asciiTheme="majorHAnsi" w:hAnsiTheme="majorHAnsi" w:cstheme="majorBidi"/>
            <w:lang w:val="en-US"/>
          </w:rPr>
          <w:t xml:space="preserve">not </w:t>
        </w:r>
      </w:ins>
      <w:ins w:id="645" w:author="seiroi@gmail.com" w:date="2024-02-22T06:52:00Z">
        <w:r w:rsidRPr="40939A00">
          <w:rPr>
            <w:rFonts w:asciiTheme="majorHAnsi" w:hAnsiTheme="majorHAnsi" w:cstheme="majorBidi"/>
            <w:lang w:val="en-US"/>
          </w:rPr>
          <w:t xml:space="preserve">related to outcome growth rates, our LHS variables. </w:t>
        </w:r>
      </w:ins>
    </w:p>
    <w:p w14:paraId="3BE6AC7B" w14:textId="740AC2CD" w:rsidR="1E3576A4" w:rsidRDefault="145C8101" w:rsidP="4793682B">
      <w:pPr>
        <w:jc w:val="both"/>
        <w:rPr>
          <w:ins w:id="646" w:author="seiroi@gmail.com" w:date="2024-02-22T06:55:00Z"/>
          <w:rFonts w:asciiTheme="majorHAnsi" w:hAnsiTheme="majorHAnsi" w:cstheme="majorBidi"/>
          <w:lang w:val="en-US"/>
        </w:rPr>
      </w:pPr>
      <w:ins w:id="647" w:author="seiroi@gmail.com" w:date="2024-02-22T06:55:00Z">
        <w:r w:rsidRPr="40939A00">
          <w:rPr>
            <w:rFonts w:asciiTheme="majorHAnsi" w:hAnsiTheme="majorHAnsi" w:cstheme="majorBidi"/>
            <w:lang w:val="en-US"/>
          </w:rPr>
          <w:t xml:space="preserve">In addition to </w:t>
        </w:r>
      </w:ins>
      <w:ins w:id="648" w:author="Von Fintel, Dieter [dieter2@sun.ac.za]" w:date="2024-02-26T11:55:00Z">
        <w:r w:rsidR="487D6936" w:rsidRPr="40939A00">
          <w:rPr>
            <w:rFonts w:asciiTheme="majorHAnsi" w:hAnsiTheme="majorHAnsi" w:cstheme="majorBidi"/>
            <w:lang w:val="en-US"/>
          </w:rPr>
          <w:t xml:space="preserve">the </w:t>
        </w:r>
      </w:ins>
      <w:ins w:id="649" w:author="seiroi@gmail.com" w:date="2024-02-22T06:56:00Z">
        <w:r w:rsidRPr="40939A00">
          <w:rPr>
            <w:rFonts w:asciiTheme="majorHAnsi" w:hAnsiTheme="majorHAnsi" w:cstheme="majorBidi"/>
            <w:lang w:val="en-US"/>
          </w:rPr>
          <w:t>plausible exogeneity</w:t>
        </w:r>
      </w:ins>
      <w:ins w:id="650" w:author="seiroi@gmail.com" w:date="2024-02-22T06:57:00Z">
        <w:r w:rsidR="26BC2064" w:rsidRPr="40939A00">
          <w:rPr>
            <w:rFonts w:asciiTheme="majorHAnsi" w:hAnsiTheme="majorHAnsi" w:cstheme="majorBidi"/>
            <w:lang w:val="en-US"/>
          </w:rPr>
          <w:t xml:space="preserve"> of minimum wage chang</w:t>
        </w:r>
      </w:ins>
      <w:ins w:id="651" w:author="seiroi@gmail.com" w:date="2024-02-22T06:58:00Z">
        <w:r w:rsidR="26BC2064" w:rsidRPr="40939A00">
          <w:rPr>
            <w:rFonts w:asciiTheme="majorHAnsi" w:hAnsiTheme="majorHAnsi" w:cstheme="majorBidi"/>
            <w:lang w:val="en-US"/>
          </w:rPr>
          <w:t>e</w:t>
        </w:r>
      </w:ins>
      <w:ins w:id="652" w:author="Von Fintel, Dieter [dieter2@sun.ac.za]" w:date="2024-02-26T11:59:00Z">
        <w:r w:rsidR="7195F5AE" w:rsidRPr="40939A00">
          <w:rPr>
            <w:rFonts w:asciiTheme="majorHAnsi" w:hAnsiTheme="majorHAnsi" w:cstheme="majorBidi"/>
            <w:lang w:val="en-US"/>
          </w:rPr>
          <w:t>s</w:t>
        </w:r>
      </w:ins>
      <w:ins w:id="653" w:author="seiroi@gmail.com" w:date="2024-02-22T06:55:00Z">
        <w:r w:rsidRPr="40939A00">
          <w:rPr>
            <w:rFonts w:asciiTheme="majorHAnsi" w:hAnsiTheme="majorHAnsi" w:cstheme="majorBidi"/>
            <w:lang w:val="en-US"/>
          </w:rPr>
          <w:t>, we use a</w:t>
        </w:r>
      </w:ins>
      <w:ins w:id="654" w:author="seiroi@gmail.com" w:date="2024-02-22T06:56:00Z">
        <w:r w:rsidRPr="40939A00">
          <w:rPr>
            <w:rFonts w:asciiTheme="majorHAnsi" w:hAnsiTheme="majorHAnsi" w:cstheme="majorBidi"/>
            <w:lang w:val="en-US"/>
          </w:rPr>
          <w:t>nother</w:t>
        </w:r>
      </w:ins>
      <w:ins w:id="655" w:author="seiroi@gmail.com" w:date="2024-02-22T06:55:00Z">
        <w:r w:rsidRPr="40939A00">
          <w:rPr>
            <w:rFonts w:asciiTheme="majorHAnsi" w:hAnsiTheme="majorHAnsi" w:cstheme="majorBidi"/>
            <w:lang w:val="en-US"/>
          </w:rPr>
          <w:t xml:space="preserve"> design (or data</w:t>
        </w:r>
      </w:ins>
      <w:ins w:id="656" w:author="seiroi@gmail.com" w:date="2024-02-22T06:56:00Z">
        <w:r w:rsidRPr="40939A00">
          <w:rPr>
            <w:rFonts w:asciiTheme="majorHAnsi" w:hAnsiTheme="majorHAnsi" w:cstheme="majorBidi"/>
            <w:lang w:val="en-US"/>
          </w:rPr>
          <w:t>)</w:t>
        </w:r>
      </w:ins>
      <w:ins w:id="657" w:author="seiroi@gmail.com" w:date="2024-02-22T06:55:00Z">
        <w:r w:rsidRPr="40939A00">
          <w:rPr>
            <w:rFonts w:asciiTheme="majorHAnsi" w:hAnsiTheme="majorHAnsi" w:cstheme="majorBidi"/>
            <w:lang w:val="en-US"/>
          </w:rPr>
          <w:t xml:space="preserve"> related assumption that all the </w:t>
        </w:r>
      </w:ins>
      <w:ins w:id="658" w:author="seiroi@gmail.com" w:date="2024-02-22T07:48:00Z">
        <w:r w:rsidR="1B34D65E" w:rsidRPr="40939A00">
          <w:rPr>
            <w:rFonts w:asciiTheme="majorHAnsi" w:hAnsiTheme="majorHAnsi" w:cstheme="majorBidi"/>
            <w:lang w:val="en-US"/>
          </w:rPr>
          <w:t>employe</w:t>
        </w:r>
      </w:ins>
      <w:ins w:id="659" w:author="seiroi@gmail.com" w:date="2024-02-22T06:55:00Z">
        <w:r w:rsidRPr="40939A00">
          <w:rPr>
            <w:rFonts w:asciiTheme="majorHAnsi" w:hAnsiTheme="majorHAnsi" w:cstheme="majorBidi"/>
            <w:lang w:val="en-US"/>
          </w:rPr>
          <w:t xml:space="preserve">es work full time, because our data does not distinguish between full time and part time </w:t>
        </w:r>
      </w:ins>
      <w:ins w:id="660" w:author="seiroi@gmail.com" w:date="2024-02-22T07:48:00Z">
        <w:r w:rsidR="50187069" w:rsidRPr="40939A00">
          <w:rPr>
            <w:rFonts w:asciiTheme="majorHAnsi" w:hAnsiTheme="majorHAnsi" w:cstheme="majorBidi"/>
            <w:lang w:val="en-US"/>
          </w:rPr>
          <w:t>employe</w:t>
        </w:r>
      </w:ins>
      <w:ins w:id="661" w:author="seiroi@gmail.com" w:date="2024-02-22T06:55:00Z">
        <w:r w:rsidRPr="40939A00">
          <w:rPr>
            <w:rFonts w:asciiTheme="majorHAnsi" w:hAnsiTheme="majorHAnsi" w:cstheme="majorBidi"/>
            <w:lang w:val="en-US"/>
          </w:rPr>
          <w:t xml:space="preserve">es. Work hour information in the data </w:t>
        </w:r>
      </w:ins>
      <w:ins w:id="662" w:author="Von Fintel, Dieter [dieter2@sun.ac.za]" w:date="2024-02-26T11:59:00Z">
        <w:r w:rsidR="3572BE95" w:rsidRPr="40939A00">
          <w:rPr>
            <w:rFonts w:asciiTheme="majorHAnsi" w:hAnsiTheme="majorHAnsi" w:cstheme="majorBidi"/>
            <w:lang w:val="en-US"/>
          </w:rPr>
          <w:t>consists of</w:t>
        </w:r>
      </w:ins>
      <w:ins w:id="663" w:author="seiroi@gmail.com" w:date="2024-02-22T06:55:00Z">
        <w:del w:id="664" w:author="Von Fintel, Dieter [dieter2@sun.ac.za]" w:date="2024-02-26T11:59:00Z">
          <w:r w:rsidR="1E3576A4" w:rsidRPr="40939A00" w:rsidDel="145C8101">
            <w:rPr>
              <w:rFonts w:asciiTheme="majorHAnsi" w:hAnsiTheme="majorHAnsi" w:cstheme="majorBidi"/>
              <w:lang w:val="en-US"/>
            </w:rPr>
            <w:delText>is</w:delText>
          </w:r>
        </w:del>
        <w:r w:rsidRPr="40939A00">
          <w:rPr>
            <w:rFonts w:asciiTheme="majorHAnsi" w:hAnsiTheme="majorHAnsi" w:cstheme="majorBidi"/>
            <w:lang w:val="en-US"/>
          </w:rPr>
          <w:t xml:space="preserve"> monthly totals, not daily totals. </w:t>
        </w:r>
        <w:del w:id="665" w:author="Von Fintel, Dieter [dieter2@sun.ac.za]" w:date="2024-02-26T11:59:00Z">
          <w:r w:rsidR="1E3576A4" w:rsidRPr="40939A00" w:rsidDel="145C8101">
            <w:rPr>
              <w:rFonts w:asciiTheme="majorHAnsi" w:hAnsiTheme="majorHAnsi" w:cstheme="majorBidi"/>
              <w:lang w:val="en-US"/>
            </w:rPr>
            <w:delText xml:space="preserve">So below minimum </w:delText>
          </w:r>
        </w:del>
      </w:ins>
      <w:ins w:id="666" w:author="seiroi@gmail.com" w:date="2024-02-22T07:49:00Z">
        <w:del w:id="667" w:author="Von Fintel, Dieter [dieter2@sun.ac.za]" w:date="2024-02-26T11:59:00Z">
          <w:r w:rsidR="1E3576A4" w:rsidRPr="40939A00" w:rsidDel="08707D44">
            <w:rPr>
              <w:rFonts w:asciiTheme="majorHAnsi" w:hAnsiTheme="majorHAnsi" w:cstheme="majorBidi"/>
              <w:lang w:val="en-US"/>
            </w:rPr>
            <w:delText>e</w:delText>
          </w:r>
        </w:del>
      </w:ins>
      <w:ins w:id="668" w:author="Von Fintel, Dieter [dieter2@sun.ac.za]" w:date="2024-02-26T11:59:00Z">
        <w:r w:rsidR="27045030" w:rsidRPr="40939A00">
          <w:rPr>
            <w:rFonts w:asciiTheme="majorHAnsi" w:hAnsiTheme="majorHAnsi" w:cstheme="majorBidi"/>
            <w:lang w:val="en-US"/>
          </w:rPr>
          <w:t>E</w:t>
        </w:r>
      </w:ins>
      <w:ins w:id="669" w:author="seiroi@gmail.com" w:date="2024-02-22T07:49:00Z">
        <w:r w:rsidR="08707D44" w:rsidRPr="40939A00">
          <w:rPr>
            <w:rFonts w:asciiTheme="majorHAnsi" w:hAnsiTheme="majorHAnsi" w:cstheme="majorBidi"/>
            <w:lang w:val="en-US"/>
          </w:rPr>
          <w:t>mployee</w:t>
        </w:r>
      </w:ins>
      <w:ins w:id="670" w:author="seiroi@gmail.com" w:date="2024-02-22T06:55:00Z">
        <w:r w:rsidRPr="40939A00">
          <w:rPr>
            <w:rFonts w:asciiTheme="majorHAnsi" w:hAnsiTheme="majorHAnsi" w:cstheme="majorBidi"/>
            <w:lang w:val="en-US"/>
          </w:rPr>
          <w:t xml:space="preserve">s </w:t>
        </w:r>
      </w:ins>
      <w:ins w:id="671" w:author="Von Fintel, Dieter [dieter2@sun.ac.za]" w:date="2024-02-26T11:59:00Z">
        <w:r w:rsidR="7B7FA414" w:rsidRPr="40939A00">
          <w:rPr>
            <w:rFonts w:asciiTheme="majorHAnsi" w:hAnsiTheme="majorHAnsi" w:cstheme="majorBidi"/>
            <w:lang w:val="en-US"/>
          </w:rPr>
          <w:t xml:space="preserve">initially paid below the minimum wage </w:t>
        </w:r>
      </w:ins>
      <w:ins w:id="672" w:author="seiroi@gmail.com" w:date="2024-02-22T06:55:00Z">
        <w:r w:rsidRPr="40939A00">
          <w:rPr>
            <w:rFonts w:asciiTheme="majorHAnsi" w:hAnsiTheme="majorHAnsi" w:cstheme="majorBidi"/>
            <w:lang w:val="en-US"/>
          </w:rPr>
          <w:t xml:space="preserve">are defined by monthly total </w:t>
        </w:r>
        <w:r w:rsidRPr="40939A00">
          <w:rPr>
            <w:rFonts w:asciiTheme="majorHAnsi" w:hAnsiTheme="majorHAnsi" w:cstheme="majorBidi"/>
            <w:lang w:val="en-US"/>
          </w:rPr>
          <w:lastRenderedPageBreak/>
          <w:t xml:space="preserve">earnings, and we may erroneously classify </w:t>
        </w:r>
      </w:ins>
      <w:ins w:id="673" w:author="Von Fintel, Dieter [dieter2@sun.ac.za]" w:date="2024-02-26T12:00:00Z">
        <w:r w:rsidR="13A7337B" w:rsidRPr="40939A00">
          <w:rPr>
            <w:rFonts w:asciiTheme="majorHAnsi" w:hAnsiTheme="majorHAnsi" w:cstheme="majorBidi"/>
            <w:lang w:val="en-US"/>
          </w:rPr>
          <w:t xml:space="preserve">workers as </w:t>
        </w:r>
      </w:ins>
      <w:ins w:id="674" w:author="seiroi@gmail.com" w:date="2024-02-22T06:55:00Z">
        <w:r w:rsidRPr="40939A00">
          <w:rPr>
            <w:rFonts w:asciiTheme="majorHAnsi" w:hAnsiTheme="majorHAnsi" w:cstheme="majorBidi"/>
            <w:lang w:val="en-US"/>
          </w:rPr>
          <w:t>su</w:t>
        </w:r>
      </w:ins>
      <w:ins w:id="675" w:author="Von Fintel, Dieter [dieter2@sun.ac.za]" w:date="2024-02-26T12:00:00Z">
        <w:r w:rsidR="585DC450" w:rsidRPr="40939A00">
          <w:rPr>
            <w:rFonts w:asciiTheme="majorHAnsi" w:hAnsiTheme="majorHAnsi" w:cstheme="majorBidi"/>
            <w:lang w:val="en-US"/>
          </w:rPr>
          <w:t>b</w:t>
        </w:r>
      </w:ins>
      <w:ins w:id="676" w:author="seiroi@gmail.com" w:date="2024-02-22T06:55:00Z">
        <w:del w:id="677" w:author="Von Fintel, Dieter [dieter2@sun.ac.za]" w:date="2024-02-26T12:00:00Z">
          <w:r w:rsidR="1E3576A4" w:rsidRPr="40939A00" w:rsidDel="145C8101">
            <w:rPr>
              <w:rFonts w:asciiTheme="majorHAnsi" w:hAnsiTheme="majorHAnsi" w:cstheme="majorBidi"/>
              <w:lang w:val="en-US"/>
            </w:rPr>
            <w:delText>p</w:delText>
          </w:r>
        </w:del>
      </w:ins>
      <w:ins w:id="678" w:author="Von Fintel, Dieter [dieter2@sun.ac.za]" w:date="2024-02-26T12:00:00Z">
        <w:r w:rsidR="7E816449" w:rsidRPr="40939A00">
          <w:rPr>
            <w:rFonts w:asciiTheme="majorHAnsi" w:hAnsiTheme="majorHAnsi" w:cstheme="majorBidi"/>
            <w:lang w:val="en-US"/>
          </w:rPr>
          <w:t>-</w:t>
        </w:r>
      </w:ins>
      <w:ins w:id="679" w:author="seiroi@gmail.com" w:date="2024-02-22T06:55:00Z">
        <w:del w:id="680" w:author="Von Fintel, Dieter [dieter2@sun.ac.za]" w:date="2024-02-26T12:00:00Z">
          <w:r w:rsidR="1E3576A4" w:rsidRPr="40939A00" w:rsidDel="145C8101">
            <w:rPr>
              <w:rFonts w:asciiTheme="majorHAnsi" w:hAnsiTheme="majorHAnsi" w:cstheme="majorBidi"/>
              <w:lang w:val="en-US"/>
            </w:rPr>
            <w:delText xml:space="preserve"> </w:delText>
          </w:r>
        </w:del>
        <w:r w:rsidRPr="40939A00">
          <w:rPr>
            <w:rFonts w:asciiTheme="majorHAnsi" w:hAnsiTheme="majorHAnsi" w:cstheme="majorBidi"/>
            <w:lang w:val="en-US"/>
          </w:rPr>
          <w:t xml:space="preserve">minimum wage </w:t>
        </w:r>
        <w:del w:id="681" w:author="Von Fintel, Dieter [dieter2@sun.ac.za]" w:date="2024-02-26T12:00:00Z">
          <w:r w:rsidR="1E3576A4" w:rsidRPr="40939A00" w:rsidDel="145C8101">
            <w:rPr>
              <w:rFonts w:asciiTheme="majorHAnsi" w:hAnsiTheme="majorHAnsi" w:cstheme="majorBidi"/>
              <w:lang w:val="en-US"/>
            </w:rPr>
            <w:delText xml:space="preserve">workers as sub minimum wage </w:delText>
          </w:r>
        </w:del>
      </w:ins>
      <w:ins w:id="682" w:author="seiroi@gmail.com" w:date="2024-02-22T07:49:00Z">
        <w:del w:id="683" w:author="Von Fintel, Dieter [dieter2@sun.ac.za]" w:date="2024-02-26T12:00:00Z">
          <w:r w:rsidR="1E3576A4" w:rsidRPr="40939A00" w:rsidDel="1F5DE1A7">
            <w:rPr>
              <w:rFonts w:asciiTheme="majorHAnsi" w:hAnsiTheme="majorHAnsi" w:cstheme="majorBidi"/>
              <w:lang w:val="en-US"/>
            </w:rPr>
            <w:delText>employee</w:delText>
          </w:r>
        </w:del>
      </w:ins>
      <w:ins w:id="684" w:author="seiroi@gmail.com" w:date="2024-02-22T06:55:00Z">
        <w:del w:id="685" w:author="Von Fintel, Dieter [dieter2@sun.ac.za]" w:date="2024-02-26T12:00:00Z">
          <w:r w:rsidR="1E3576A4" w:rsidRPr="40939A00" w:rsidDel="145C8101">
            <w:rPr>
              <w:rFonts w:asciiTheme="majorHAnsi" w:hAnsiTheme="majorHAnsi" w:cstheme="majorBidi"/>
              <w:lang w:val="en-US"/>
            </w:rPr>
            <w:delText>s</w:delText>
          </w:r>
        </w:del>
        <w:r w:rsidRPr="40939A00">
          <w:rPr>
            <w:rFonts w:asciiTheme="majorHAnsi" w:hAnsiTheme="majorHAnsi" w:cstheme="majorBidi"/>
            <w:lang w:val="en-US"/>
          </w:rPr>
          <w:t xml:space="preserve"> if their hours are less than a full month equivalent</w:t>
        </w:r>
      </w:ins>
      <w:ins w:id="686" w:author="Von Fintel, Dieter [dieter2@sun.ac.za]" w:date="2024-02-26T12:00:00Z">
        <w:r w:rsidR="6D97AA4C" w:rsidRPr="40939A00">
          <w:rPr>
            <w:rFonts w:asciiTheme="majorHAnsi" w:hAnsiTheme="majorHAnsi" w:cstheme="majorBidi"/>
            <w:lang w:val="en-US"/>
          </w:rPr>
          <w:t>, though their hourly rate may be compliant with regul</w:t>
        </w:r>
      </w:ins>
      <w:ins w:id="687" w:author="Von Fintel, Dieter [dieter2@sun.ac.za]" w:date="2024-02-26T12:01:00Z">
        <w:r w:rsidR="6D97AA4C" w:rsidRPr="40939A00">
          <w:rPr>
            <w:rFonts w:asciiTheme="majorHAnsi" w:hAnsiTheme="majorHAnsi" w:cstheme="majorBidi"/>
            <w:lang w:val="en-US"/>
          </w:rPr>
          <w:t>ations</w:t>
        </w:r>
      </w:ins>
      <w:ins w:id="688" w:author="seiroi@gmail.com" w:date="2024-02-22T06:55:00Z">
        <w:r w:rsidRPr="40939A00">
          <w:rPr>
            <w:rFonts w:asciiTheme="majorHAnsi" w:hAnsiTheme="majorHAnsi" w:cstheme="majorBidi"/>
            <w:lang w:val="en-US"/>
          </w:rPr>
          <w:t>. This implies that our exposure variable FA may be upwardly biased, which corresponds to a non</w:t>
        </w:r>
      </w:ins>
      <w:ins w:id="689" w:author="Von Fintel, Dieter [dieter2@sun.ac.za]" w:date="2024-02-26T12:01:00Z">
        <w:r w:rsidR="5A362979" w:rsidRPr="40939A00">
          <w:rPr>
            <w:rFonts w:asciiTheme="majorHAnsi" w:hAnsiTheme="majorHAnsi" w:cstheme="majorBidi"/>
            <w:lang w:val="en-US"/>
          </w:rPr>
          <w:t>-</w:t>
        </w:r>
      </w:ins>
      <w:ins w:id="690" w:author="seiroi@gmail.com" w:date="2024-02-22T06:55:00Z">
        <w:r w:rsidRPr="40939A00">
          <w:rPr>
            <w:rFonts w:asciiTheme="majorHAnsi" w:hAnsiTheme="majorHAnsi" w:cstheme="majorBidi"/>
            <w:lang w:val="en-US"/>
          </w:rPr>
          <w:t>classical measurement error problem. If the measurement error is non</w:t>
        </w:r>
      </w:ins>
      <w:ins w:id="691" w:author="Von Fintel, Dieter [dieter2@sun.ac.za]" w:date="2024-02-26T12:01:00Z">
        <w:r w:rsidR="0F2EE41D" w:rsidRPr="40939A00">
          <w:rPr>
            <w:rFonts w:asciiTheme="majorHAnsi" w:hAnsiTheme="majorHAnsi" w:cstheme="majorBidi"/>
            <w:lang w:val="en-US"/>
          </w:rPr>
          <w:t>-</w:t>
        </w:r>
      </w:ins>
      <w:ins w:id="692" w:author="seiroi@gmail.com" w:date="2024-02-22T06:55:00Z">
        <w:r w:rsidRPr="40939A00">
          <w:rPr>
            <w:rFonts w:asciiTheme="majorHAnsi" w:hAnsiTheme="majorHAnsi" w:cstheme="majorBidi"/>
            <w:lang w:val="en-US"/>
          </w:rPr>
          <w:t>negative, then our estimate on FA should be understated, therefore, again, the magnitude of our estimates can be</w:t>
        </w:r>
      </w:ins>
      <w:ins w:id="693" w:author="Von Fintel, Dieter [dieter2@sun.ac.za]" w:date="2024-02-26T12:01:00Z">
        <w:r w:rsidR="17330D83" w:rsidRPr="40939A00">
          <w:rPr>
            <w:rFonts w:asciiTheme="majorHAnsi" w:hAnsiTheme="majorHAnsi" w:cstheme="majorBidi"/>
            <w:lang w:val="en-US"/>
          </w:rPr>
          <w:t xml:space="preserve"> considered</w:t>
        </w:r>
      </w:ins>
      <w:ins w:id="694" w:author="seiroi@gmail.com" w:date="2024-02-22T06:55:00Z">
        <w:r w:rsidRPr="40939A00">
          <w:rPr>
            <w:rFonts w:asciiTheme="majorHAnsi" w:hAnsiTheme="majorHAnsi" w:cstheme="majorBidi"/>
            <w:lang w:val="en-US"/>
          </w:rPr>
          <w:t xml:space="preserve"> conservative. </w:t>
        </w:r>
      </w:ins>
    </w:p>
    <w:p w14:paraId="119E4D9C" w14:textId="4CFA6B6F" w:rsidR="61EE1A8B" w:rsidRDefault="15886A88" w:rsidP="7E6EA251">
      <w:pPr>
        <w:ind w:left="720"/>
        <w:jc w:val="both"/>
        <w:rPr>
          <w:ins w:id="695" w:author="seiroi@gmail.com" w:date="2024-02-22T06:55:00Z"/>
          <w:rFonts w:asciiTheme="majorHAnsi" w:hAnsiTheme="majorHAnsi" w:cstheme="majorBidi"/>
          <w:b/>
          <w:bCs/>
          <w:lang w:val="en-US"/>
          <w:rPrChange w:id="696" w:author="seiroi@gmail.com" w:date="2024-02-22T06:58:00Z">
            <w:rPr>
              <w:ins w:id="697" w:author="seiroi@gmail.com" w:date="2024-02-22T06:55:00Z"/>
              <w:rFonts w:asciiTheme="majorHAnsi" w:hAnsiTheme="majorHAnsi" w:cstheme="majorBidi"/>
              <w:lang w:val="en-US"/>
            </w:rPr>
          </w:rPrChange>
        </w:rPr>
      </w:pPr>
      <w:r w:rsidRPr="7E6EA251">
        <w:rPr>
          <w:rFonts w:asciiTheme="majorHAnsi" w:hAnsiTheme="majorHAnsi" w:cstheme="majorBidi"/>
          <w:b/>
          <w:bCs/>
          <w:lang w:val="en-US"/>
        </w:rPr>
        <w:t xml:space="preserve">4.1.2 </w:t>
      </w:r>
      <w:ins w:id="698" w:author="seiroi@gmail.com" w:date="2024-02-22T06:55:00Z">
        <w:r w:rsidR="61EE1A8B" w:rsidRPr="7E6EA251">
          <w:rPr>
            <w:rFonts w:asciiTheme="majorHAnsi" w:hAnsiTheme="majorHAnsi" w:cstheme="majorBidi"/>
            <w:b/>
            <w:bCs/>
            <w:lang w:val="en-US"/>
            <w:rPrChange w:id="699" w:author="seiroi@gmail.com" w:date="2024-02-22T06:58:00Z">
              <w:rPr>
                <w:rFonts w:asciiTheme="majorHAnsi" w:hAnsiTheme="majorHAnsi" w:cstheme="majorBidi"/>
                <w:lang w:val="en-US"/>
              </w:rPr>
            </w:rPrChange>
          </w:rPr>
          <w:t>Modelling aspects</w:t>
        </w:r>
      </w:ins>
    </w:p>
    <w:p w14:paraId="04FE0416" w14:textId="25ACC620" w:rsidR="0F100D91" w:rsidRDefault="1F8B79D7" w:rsidP="18E706F6">
      <w:pPr>
        <w:jc w:val="both"/>
        <w:rPr>
          <w:ins w:id="700" w:author="seiroi@gmail.com" w:date="2024-02-22T07:33:00Z"/>
          <w:rFonts w:asciiTheme="majorHAnsi" w:hAnsiTheme="majorHAnsi" w:cstheme="majorBidi"/>
          <w:lang w:val="en-US"/>
        </w:rPr>
      </w:pPr>
      <w:ins w:id="701" w:author="seiroi@gmail.com" w:date="2024-02-22T07:30:00Z">
        <w:r w:rsidRPr="18E706F6">
          <w:rPr>
            <w:rFonts w:asciiTheme="majorHAnsi" w:hAnsiTheme="majorHAnsi" w:cstheme="majorBidi"/>
            <w:lang w:val="en-US"/>
          </w:rPr>
          <w:t xml:space="preserve">Given that FAs are </w:t>
        </w:r>
      </w:ins>
      <w:ins w:id="702" w:author="seiroi@gmail.com" w:date="2024-02-22T07:33:00Z">
        <w:r w:rsidR="54FA90C3" w:rsidRPr="18E706F6">
          <w:rPr>
            <w:rFonts w:asciiTheme="majorHAnsi" w:hAnsiTheme="majorHAnsi" w:cstheme="majorBidi"/>
            <w:lang w:val="en-US"/>
          </w:rPr>
          <w:t xml:space="preserve">plausibly </w:t>
        </w:r>
      </w:ins>
      <w:ins w:id="703" w:author="seiroi@gmail.com" w:date="2024-02-22T07:30:00Z">
        <w:r w:rsidRPr="18E706F6">
          <w:rPr>
            <w:rFonts w:asciiTheme="majorHAnsi" w:hAnsiTheme="majorHAnsi" w:cstheme="majorBidi"/>
            <w:lang w:val="en-US"/>
          </w:rPr>
          <w:t>e</w:t>
        </w:r>
      </w:ins>
      <w:ins w:id="704" w:author="seiroi@gmail.com" w:date="2024-02-22T07:31:00Z">
        <w:r w:rsidRPr="18E706F6">
          <w:rPr>
            <w:rFonts w:asciiTheme="majorHAnsi" w:hAnsiTheme="majorHAnsi" w:cstheme="majorBidi"/>
            <w:lang w:val="en-US"/>
          </w:rPr>
          <w:t xml:space="preserve">xogenous to farm outcomes, we </w:t>
        </w:r>
      </w:ins>
      <w:ins w:id="705" w:author="seiroi@gmail.com" w:date="2024-02-22T07:34:00Z">
        <w:r w:rsidR="680B5014" w:rsidRPr="18E706F6">
          <w:rPr>
            <w:rFonts w:asciiTheme="majorHAnsi" w:hAnsiTheme="majorHAnsi" w:cstheme="majorBidi"/>
            <w:lang w:val="en-US"/>
          </w:rPr>
          <w:t>us</w:t>
        </w:r>
      </w:ins>
      <w:ins w:id="706" w:author="Von Fintel, Dieter [dieter2@sun.ac.za]" w:date="2024-02-26T12:01:00Z">
        <w:r w:rsidR="7C991A15" w:rsidRPr="18E706F6">
          <w:rPr>
            <w:rFonts w:asciiTheme="majorHAnsi" w:hAnsiTheme="majorHAnsi" w:cstheme="majorBidi"/>
            <w:lang w:val="en-US"/>
          </w:rPr>
          <w:t>e the</w:t>
        </w:r>
      </w:ins>
      <w:ins w:id="707" w:author="seiroi@gmail.com" w:date="2024-02-22T07:31:00Z">
        <w:r w:rsidRPr="18E706F6">
          <w:rPr>
            <w:rFonts w:asciiTheme="majorHAnsi" w:hAnsiTheme="majorHAnsi" w:cstheme="majorBidi"/>
            <w:lang w:val="en-US"/>
          </w:rPr>
          <w:t xml:space="preserve"> OLS estimator </w:t>
        </w:r>
      </w:ins>
      <w:ins w:id="708" w:author="seiroi@gmail.com" w:date="2024-02-22T07:32:00Z">
        <w:r w:rsidR="6A735EA2" w:rsidRPr="18E706F6">
          <w:rPr>
            <w:rFonts w:asciiTheme="majorHAnsi" w:hAnsiTheme="majorHAnsi" w:cstheme="majorBidi"/>
            <w:lang w:val="en-US"/>
          </w:rPr>
          <w:t xml:space="preserve">after accounting for </w:t>
        </w:r>
      </w:ins>
      <w:ins w:id="709" w:author="seiroi@gmail.com" w:date="2024-03-14T20:15:00Z">
        <w:r w:rsidR="3EA0E6F8" w:rsidRPr="18E706F6">
          <w:rPr>
            <w:rFonts w:asciiTheme="majorHAnsi" w:hAnsiTheme="majorHAnsi" w:cstheme="majorBidi"/>
            <w:lang w:val="en-US"/>
          </w:rPr>
          <w:t>variable</w:t>
        </w:r>
      </w:ins>
      <w:ins w:id="710" w:author="seiroi@gmail.com" w:date="2024-02-22T07:32:00Z">
        <w:r w:rsidR="6A735EA2" w:rsidRPr="18E706F6">
          <w:rPr>
            <w:rFonts w:asciiTheme="majorHAnsi" w:hAnsiTheme="majorHAnsi" w:cstheme="majorBidi"/>
            <w:lang w:val="en-US"/>
          </w:rPr>
          <w:t xml:space="preserve"> growth rates between periods by using</w:t>
        </w:r>
      </w:ins>
      <w:ins w:id="711" w:author="seiroi@gmail.com" w:date="2024-02-22T07:31:00Z">
        <w:r w:rsidRPr="18E706F6">
          <w:rPr>
            <w:rFonts w:asciiTheme="majorHAnsi" w:hAnsiTheme="majorHAnsi" w:cstheme="majorBidi"/>
            <w:lang w:val="en-US"/>
          </w:rPr>
          <w:t xml:space="preserve"> </w:t>
        </w:r>
      </w:ins>
      <w:del w:id="712" w:author="Von Fintel, Dieter [dieter2@sun.ac.za]" w:date="2024-02-26T12:01:00Z">
        <w:r w:rsidRPr="18E706F6" w:rsidDel="0F100D91">
          <w:rPr>
            <w:rFonts w:asciiTheme="majorHAnsi" w:hAnsiTheme="majorHAnsi" w:cstheme="majorBidi"/>
            <w:lang w:val="en-US"/>
          </w:rPr>
          <w:delText xml:space="preserve">the </w:delText>
        </w:r>
      </w:del>
      <w:ins w:id="713" w:author="seiroi@gmail.com" w:date="2024-02-22T07:31:00Z">
        <w:r w:rsidRPr="18E706F6">
          <w:rPr>
            <w:rFonts w:asciiTheme="majorHAnsi" w:hAnsiTheme="majorHAnsi" w:cstheme="majorBidi"/>
            <w:lang w:val="en-US"/>
          </w:rPr>
          <w:t>sector wide time FEs</w:t>
        </w:r>
      </w:ins>
      <w:ins w:id="714" w:author="seiroi@gmail.com" w:date="2024-02-22T07:34:00Z">
        <w:r w:rsidR="28ADF46E" w:rsidRPr="18E706F6">
          <w:rPr>
            <w:rFonts w:asciiTheme="majorHAnsi" w:hAnsiTheme="majorHAnsi" w:cstheme="majorBidi"/>
            <w:lang w:val="en-US"/>
          </w:rPr>
          <w:t>,</w:t>
        </w:r>
      </w:ins>
      <w:ins w:id="715" w:author="seiroi@gmail.com" w:date="2024-02-22T07:33:00Z">
        <w:r w:rsidR="6F0B835D" w:rsidRPr="18E706F6">
          <w:rPr>
            <w:rFonts w:asciiTheme="majorHAnsi" w:hAnsiTheme="majorHAnsi" w:cstheme="majorBidi"/>
            <w:lang w:val="en-US"/>
          </w:rPr>
          <w:t xml:space="preserve"> and </w:t>
        </w:r>
      </w:ins>
      <w:ins w:id="716" w:author="seiroi@gmail.com" w:date="2024-02-22T07:34:00Z">
        <w:r w:rsidR="52FBDDD8" w:rsidRPr="18E706F6">
          <w:rPr>
            <w:rFonts w:asciiTheme="majorHAnsi" w:hAnsiTheme="majorHAnsi" w:cstheme="majorBidi"/>
            <w:lang w:val="en-US"/>
          </w:rPr>
          <w:t xml:space="preserve">relying on </w:t>
        </w:r>
        <w:r w:rsidR="6F0B835D" w:rsidRPr="18E706F6">
          <w:rPr>
            <w:rFonts w:asciiTheme="majorHAnsi" w:hAnsiTheme="majorHAnsi" w:cstheme="majorBidi"/>
            <w:lang w:val="en-US"/>
          </w:rPr>
          <w:t xml:space="preserve">three </w:t>
        </w:r>
      </w:ins>
      <w:ins w:id="717" w:author="seiroi@gmail.com" w:date="2024-02-22T07:33:00Z">
        <w:r w:rsidR="6F0B835D" w:rsidRPr="18E706F6">
          <w:rPr>
            <w:rFonts w:asciiTheme="majorHAnsi" w:hAnsiTheme="majorHAnsi" w:cstheme="majorBidi"/>
            <w:lang w:val="en-US"/>
          </w:rPr>
          <w:t>other modelling assumptions.</w:t>
        </w:r>
      </w:ins>
    </w:p>
    <w:p w14:paraId="40A19ED3" w14:textId="3493225F" w:rsidR="59D5E1A3" w:rsidRDefault="59730763" w:rsidP="18E706F6">
      <w:pPr>
        <w:jc w:val="both"/>
        <w:rPr>
          <w:ins w:id="718" w:author="seiroi@gmail.com" w:date="2024-03-14T22:37:00Z"/>
          <w:rFonts w:asciiTheme="majorHAnsi" w:hAnsiTheme="majorHAnsi" w:cstheme="majorBidi"/>
          <w:lang w:val="en-US"/>
        </w:rPr>
      </w:pPr>
      <w:ins w:id="719" w:author="seiroi@gmail.com" w:date="2024-02-22T04:05:00Z">
        <w:r w:rsidRPr="18E706F6">
          <w:rPr>
            <w:rFonts w:asciiTheme="majorHAnsi" w:hAnsiTheme="majorHAnsi" w:cstheme="majorBidi"/>
            <w:lang w:val="en-US"/>
          </w:rPr>
          <w:t xml:space="preserve">First, </w:t>
        </w:r>
      </w:ins>
      <w:ins w:id="720" w:author="seiroi@gmail.com" w:date="2024-03-14T20:36:00Z">
        <w:r w:rsidR="75841E21" w:rsidRPr="18E706F6">
          <w:rPr>
            <w:rFonts w:asciiTheme="majorHAnsi" w:hAnsiTheme="majorHAnsi" w:cstheme="majorBidi"/>
            <w:lang w:val="en-US"/>
          </w:rPr>
          <w:t xml:space="preserve">following </w:t>
        </w:r>
        <w:proofErr w:type="spellStart"/>
        <w:r w:rsidR="75841E21" w:rsidRPr="18E706F6">
          <w:rPr>
            <w:rFonts w:asciiTheme="majorHAnsi" w:hAnsiTheme="majorHAnsi" w:cstheme="majorBidi"/>
            <w:lang w:val="en-US"/>
          </w:rPr>
          <w:t>Harasztoshi</w:t>
        </w:r>
        <w:proofErr w:type="spellEnd"/>
        <w:r w:rsidR="75841E21" w:rsidRPr="18E706F6">
          <w:rPr>
            <w:rFonts w:asciiTheme="majorHAnsi" w:hAnsiTheme="majorHAnsi" w:cstheme="majorBidi"/>
            <w:lang w:val="en-US"/>
          </w:rPr>
          <w:t xml:space="preserve"> and Lindner </w:t>
        </w:r>
      </w:ins>
      <w:ins w:id="721" w:author="seiroi@gmail.com" w:date="2024-03-14T20:37:00Z">
        <w:r w:rsidR="75841E21" w:rsidRPr="18E706F6">
          <w:rPr>
            <w:rFonts w:asciiTheme="majorHAnsi" w:hAnsiTheme="majorHAnsi" w:cstheme="majorBidi"/>
            <w:lang w:val="en-US"/>
          </w:rPr>
          <w:t>(</w:t>
        </w:r>
      </w:ins>
      <w:ins w:id="722" w:author="seiroi@gmail.com" w:date="2024-03-14T20:36:00Z">
        <w:r w:rsidR="75841E21" w:rsidRPr="18E706F6">
          <w:rPr>
            <w:rFonts w:asciiTheme="majorHAnsi" w:hAnsiTheme="majorHAnsi" w:cstheme="majorBidi"/>
            <w:lang w:val="en-US"/>
          </w:rPr>
          <w:t>2019</w:t>
        </w:r>
      </w:ins>
      <w:ins w:id="723" w:author="seiroi@gmail.com" w:date="2024-03-14T20:37:00Z">
        <w:r w:rsidR="75841E21" w:rsidRPr="18E706F6">
          <w:rPr>
            <w:rFonts w:asciiTheme="majorHAnsi" w:hAnsiTheme="majorHAnsi" w:cstheme="majorBidi"/>
            <w:lang w:val="en-US"/>
          </w:rPr>
          <w:t xml:space="preserve">), </w:t>
        </w:r>
      </w:ins>
      <w:ins w:id="724" w:author="seiroi@gmail.com" w:date="2024-02-22T04:05:00Z">
        <w:r w:rsidRPr="18E706F6">
          <w:rPr>
            <w:rFonts w:asciiTheme="majorHAnsi" w:hAnsiTheme="majorHAnsi" w:cstheme="majorBidi"/>
            <w:lang w:val="en-US"/>
          </w:rPr>
          <w:t xml:space="preserve">we assume </w:t>
        </w:r>
      </w:ins>
      <w:ins w:id="725" w:author="seiroi@gmail.com" w:date="2024-02-22T04:15:00Z">
        <w:r w:rsidR="505921C5" w:rsidRPr="18E706F6">
          <w:rPr>
            <w:rFonts w:asciiTheme="majorHAnsi" w:hAnsiTheme="majorHAnsi" w:cstheme="majorBidi"/>
            <w:lang w:val="en-US"/>
          </w:rPr>
          <w:t xml:space="preserve">a </w:t>
        </w:r>
      </w:ins>
      <w:ins w:id="726" w:author="seiroi@gmail.com" w:date="2024-02-22T04:07:00Z">
        <w:r w:rsidR="23B4A60D" w:rsidRPr="18E706F6">
          <w:rPr>
            <w:rFonts w:asciiTheme="majorHAnsi" w:hAnsiTheme="majorHAnsi" w:cstheme="majorBidi"/>
            <w:lang w:val="en-US"/>
          </w:rPr>
          <w:t xml:space="preserve">common </w:t>
        </w:r>
      </w:ins>
      <w:ins w:id="727" w:author="seiroi@gmail.com" w:date="2024-03-14T20:19:00Z">
        <w:r w:rsidR="16D242B7" w:rsidRPr="18E706F6">
          <w:rPr>
            <w:rFonts w:asciiTheme="majorHAnsi" w:hAnsiTheme="majorHAnsi" w:cstheme="majorBidi"/>
            <w:lang w:val="en-US"/>
          </w:rPr>
          <w:t>growth</w:t>
        </w:r>
      </w:ins>
      <w:ins w:id="728" w:author="Von Fintel, Dieter [dieter2@sun.ac.za]" w:date="2024-02-26T14:35:00Z">
        <w:r w:rsidR="11F3602F" w:rsidRPr="18E706F6">
          <w:rPr>
            <w:rFonts w:asciiTheme="majorHAnsi" w:hAnsiTheme="majorHAnsi" w:cstheme="majorBidi"/>
            <w:lang w:val="en-US"/>
          </w:rPr>
          <w:t>, so</w:t>
        </w:r>
      </w:ins>
      <w:ins w:id="729" w:author="seiroi@gmail.com" w:date="2024-02-22T04:07:00Z">
        <w:r w:rsidR="23B4A60D" w:rsidRPr="18E706F6">
          <w:rPr>
            <w:rFonts w:asciiTheme="majorHAnsi" w:hAnsiTheme="majorHAnsi" w:cstheme="majorBidi"/>
            <w:lang w:val="en-US"/>
          </w:rPr>
          <w:t xml:space="preserve"> </w:t>
        </w:r>
      </w:ins>
      <w:ins w:id="730" w:author="seiroi@gmail.com" w:date="2024-02-22T04:05:00Z">
        <w:r w:rsidRPr="18E706F6">
          <w:rPr>
            <w:rFonts w:asciiTheme="majorHAnsi" w:hAnsiTheme="majorHAnsi" w:cstheme="majorBidi"/>
            <w:lang w:val="en-US"/>
          </w:rPr>
          <w:t xml:space="preserve">that </w:t>
        </w:r>
      </w:ins>
      <w:ins w:id="731" w:author="seiroi@gmail.com" w:date="2024-02-22T04:15:00Z">
        <w:r w:rsidR="54FCAE59" w:rsidRPr="18E706F6">
          <w:rPr>
            <w:rFonts w:asciiTheme="majorHAnsi" w:hAnsiTheme="majorHAnsi" w:cstheme="majorBidi"/>
            <w:lang w:val="en-US"/>
          </w:rPr>
          <w:t xml:space="preserve">the </w:t>
        </w:r>
      </w:ins>
      <w:ins w:id="732" w:author="seiroi@gmail.com" w:date="2024-02-22T04:05:00Z">
        <w:r w:rsidRPr="18E706F6">
          <w:rPr>
            <w:rFonts w:asciiTheme="majorHAnsi" w:hAnsiTheme="majorHAnsi" w:cstheme="majorBidi"/>
            <w:lang w:val="en-US"/>
          </w:rPr>
          <w:t>r</w:t>
        </w:r>
      </w:ins>
      <w:ins w:id="733" w:author="seiroi@gmail.com" w:date="2024-02-22T04:06:00Z">
        <w:r w:rsidRPr="18E706F6">
          <w:rPr>
            <w:rFonts w:asciiTheme="majorHAnsi" w:hAnsiTheme="majorHAnsi" w:cstheme="majorBidi"/>
            <w:lang w:val="en-US"/>
          </w:rPr>
          <w:t>ates of change in outcome</w:t>
        </w:r>
      </w:ins>
      <w:ins w:id="734" w:author="Von Fintel, Dieter [dieter2@sun.ac.za]" w:date="2024-02-26T14:35:00Z">
        <w:r w:rsidR="1B9E91D9" w:rsidRPr="18E706F6">
          <w:rPr>
            <w:rFonts w:asciiTheme="majorHAnsi" w:hAnsiTheme="majorHAnsi" w:cstheme="majorBidi"/>
            <w:lang w:val="en-US"/>
          </w:rPr>
          <w:t>s</w:t>
        </w:r>
      </w:ins>
      <w:ins w:id="735" w:author="seiroi@gmail.com" w:date="2024-02-22T04:06:00Z">
        <w:r w:rsidRPr="18E706F6">
          <w:rPr>
            <w:rFonts w:asciiTheme="majorHAnsi" w:hAnsiTheme="majorHAnsi" w:cstheme="majorBidi"/>
            <w:lang w:val="en-US"/>
          </w:rPr>
          <w:t xml:space="preserve"> are common </w:t>
        </w:r>
      </w:ins>
      <w:ins w:id="736" w:author="seiroi@gmail.com" w:date="2024-02-22T04:15:00Z">
        <w:r w:rsidR="75D90E5E" w:rsidRPr="18E706F6">
          <w:rPr>
            <w:rFonts w:asciiTheme="majorHAnsi" w:hAnsiTheme="majorHAnsi" w:cstheme="majorBidi"/>
            <w:lang w:val="en-US"/>
          </w:rPr>
          <w:t>a</w:t>
        </w:r>
      </w:ins>
      <w:del w:id="737" w:author="Von Fintel, Dieter [dieter2@sun.ac.za]" w:date="2024-02-26T14:35:00Z">
        <w:r w:rsidRPr="18E706F6" w:rsidDel="59D5E1A3">
          <w:rPr>
            <w:rFonts w:asciiTheme="majorHAnsi" w:hAnsiTheme="majorHAnsi" w:cstheme="majorBidi"/>
            <w:lang w:val="en-US"/>
          </w:rPr>
          <w:delText xml:space="preserve">mong </w:delText>
        </w:r>
      </w:del>
      <w:ins w:id="738" w:author="Von Fintel, Dieter [dieter2@sun.ac.za]" w:date="2024-02-26T14:35:00Z">
        <w:r w:rsidR="6B982E11" w:rsidRPr="18E706F6">
          <w:rPr>
            <w:rFonts w:asciiTheme="majorHAnsi" w:hAnsiTheme="majorHAnsi" w:cstheme="majorBidi"/>
            <w:lang w:val="en-US"/>
          </w:rPr>
          <w:t xml:space="preserve">t </w:t>
        </w:r>
      </w:ins>
      <w:ins w:id="739" w:author="seiroi@gmail.com" w:date="2024-02-22T04:06:00Z">
        <w:r w:rsidRPr="18E706F6">
          <w:rPr>
            <w:rFonts w:asciiTheme="majorHAnsi" w:hAnsiTheme="majorHAnsi" w:cstheme="majorBidi"/>
            <w:lang w:val="en-US"/>
          </w:rPr>
          <w:t xml:space="preserve">all </w:t>
        </w:r>
      </w:ins>
      <w:del w:id="740" w:author="Von Fintel, Dieter [dieter2@sun.ac.za]" w:date="2024-02-26T14:36:00Z">
        <w:r w:rsidRPr="18E706F6" w:rsidDel="59D5E1A3">
          <w:rPr>
            <w:rFonts w:asciiTheme="majorHAnsi" w:hAnsiTheme="majorHAnsi" w:cstheme="majorBidi"/>
            <w:lang w:val="en-US"/>
          </w:rPr>
          <w:delText>the levels of FAs</w:delText>
        </w:r>
      </w:del>
      <w:ins w:id="741" w:author="Von Fintel, Dieter [dieter2@sun.ac.za]" w:date="2024-02-26T14:36:00Z">
        <w:r w:rsidR="73223F91" w:rsidRPr="18E706F6">
          <w:rPr>
            <w:rFonts w:asciiTheme="majorHAnsi" w:hAnsiTheme="majorHAnsi" w:cstheme="majorBidi"/>
            <w:lang w:val="en-US"/>
          </w:rPr>
          <w:t>points in the FA distribution</w:t>
        </w:r>
      </w:ins>
      <w:del w:id="742" w:author="Von Fintel, Dieter [dieter2@sun.ac.za]" w:date="2024-02-26T14:36:00Z">
        <w:r w:rsidRPr="18E706F6" w:rsidDel="59D5E1A3">
          <w:rPr>
            <w:rFonts w:asciiTheme="majorHAnsi" w:hAnsiTheme="majorHAnsi" w:cstheme="majorBidi"/>
            <w:lang w:val="en-US"/>
          </w:rPr>
          <w:delText>, had the policy not been introduced</w:delText>
        </w:r>
      </w:del>
      <w:ins w:id="743" w:author="seiroi@gmail.com" w:date="2024-02-22T04:06:00Z">
        <w:r w:rsidRPr="18E706F6">
          <w:rPr>
            <w:rFonts w:asciiTheme="majorHAnsi" w:hAnsiTheme="majorHAnsi" w:cstheme="majorBidi"/>
            <w:lang w:val="en-US"/>
          </w:rPr>
          <w:t xml:space="preserve">. </w:t>
        </w:r>
      </w:ins>
      <w:ins w:id="744" w:author="seiroi@gmail.com" w:date="2024-02-22T04:08:00Z">
        <w:r w:rsidR="208C77B4" w:rsidRPr="18E706F6">
          <w:rPr>
            <w:rFonts w:asciiTheme="majorHAnsi" w:hAnsiTheme="majorHAnsi" w:cstheme="majorBidi"/>
            <w:lang w:val="en-US"/>
          </w:rPr>
          <w:t>The</w:t>
        </w:r>
      </w:ins>
      <w:ins w:id="745" w:author="seiroi@gmail.com" w:date="2024-02-22T04:07:00Z">
        <w:r w:rsidR="208C77B4" w:rsidRPr="18E706F6">
          <w:rPr>
            <w:rFonts w:asciiTheme="majorHAnsi" w:hAnsiTheme="majorHAnsi" w:cstheme="majorBidi"/>
            <w:lang w:val="en-US"/>
          </w:rPr>
          <w:t xml:space="preserve"> </w:t>
        </w:r>
      </w:ins>
      <w:ins w:id="746" w:author="seiroi@gmail.com" w:date="2024-02-22T04:08:00Z">
        <w:r w:rsidR="208C77B4" w:rsidRPr="18E706F6">
          <w:rPr>
            <w:rFonts w:asciiTheme="majorHAnsi" w:hAnsiTheme="majorHAnsi" w:cstheme="majorBidi"/>
            <w:lang w:val="en-US"/>
          </w:rPr>
          <w:t xml:space="preserve">common </w:t>
        </w:r>
      </w:ins>
      <w:ins w:id="747" w:author="seiroi@gmail.com" w:date="2024-03-14T20:19:00Z">
        <w:r w:rsidR="1F720CF4" w:rsidRPr="18E706F6">
          <w:rPr>
            <w:rFonts w:asciiTheme="majorHAnsi" w:hAnsiTheme="majorHAnsi" w:cstheme="majorBidi"/>
            <w:lang w:val="en-US"/>
          </w:rPr>
          <w:t>gro</w:t>
        </w:r>
      </w:ins>
      <w:ins w:id="748" w:author="seiroi@gmail.com" w:date="2024-03-14T20:20:00Z">
        <w:r w:rsidR="1F720CF4" w:rsidRPr="18E706F6">
          <w:rPr>
            <w:rFonts w:asciiTheme="majorHAnsi" w:hAnsiTheme="majorHAnsi" w:cstheme="majorBidi"/>
            <w:lang w:val="en-US"/>
          </w:rPr>
          <w:t xml:space="preserve">wth is different from the common </w:t>
        </w:r>
      </w:ins>
      <w:ins w:id="749" w:author="seiroi@gmail.com" w:date="2024-02-22T04:08:00Z">
        <w:r w:rsidR="208C77B4" w:rsidRPr="18E706F6">
          <w:rPr>
            <w:rFonts w:asciiTheme="majorHAnsi" w:hAnsiTheme="majorHAnsi" w:cstheme="majorBidi"/>
            <w:lang w:val="en-US"/>
          </w:rPr>
          <w:t xml:space="preserve">trend </w:t>
        </w:r>
      </w:ins>
      <w:ins w:id="750" w:author="seiroi@gmail.com" w:date="2024-03-14T20:20:00Z">
        <w:r w:rsidR="6768B9EE" w:rsidRPr="18E706F6">
          <w:rPr>
            <w:rFonts w:asciiTheme="majorHAnsi" w:hAnsiTheme="majorHAnsi" w:cstheme="majorBidi"/>
            <w:lang w:val="en-US"/>
          </w:rPr>
          <w:t>assumed</w:t>
        </w:r>
      </w:ins>
      <w:ins w:id="751" w:author="seiroi@gmail.com" w:date="2024-02-22T04:08:00Z">
        <w:r w:rsidR="208C77B4" w:rsidRPr="18E706F6">
          <w:rPr>
            <w:rFonts w:asciiTheme="majorHAnsi" w:hAnsiTheme="majorHAnsi" w:cstheme="majorBidi"/>
            <w:lang w:val="en-US"/>
          </w:rPr>
          <w:t xml:space="preserve"> </w:t>
        </w:r>
      </w:ins>
      <w:ins w:id="752" w:author="seiroi@gmail.com" w:date="2024-03-14T20:21:00Z">
        <w:r w:rsidR="016C7C10" w:rsidRPr="18E706F6">
          <w:rPr>
            <w:rFonts w:asciiTheme="majorHAnsi" w:hAnsiTheme="majorHAnsi" w:cstheme="majorBidi"/>
            <w:lang w:val="en-US"/>
          </w:rPr>
          <w:t xml:space="preserve">in </w:t>
        </w:r>
      </w:ins>
      <w:ins w:id="753" w:author="seiroi@gmail.com" w:date="2024-02-22T04:08:00Z">
        <w:r w:rsidR="208C77B4" w:rsidRPr="18E706F6">
          <w:rPr>
            <w:rFonts w:asciiTheme="majorHAnsi" w:hAnsiTheme="majorHAnsi" w:cstheme="majorBidi"/>
            <w:lang w:val="en-US"/>
          </w:rPr>
          <w:t xml:space="preserve">a </w:t>
        </w:r>
      </w:ins>
      <w:ins w:id="754" w:author="seiroi@gmail.com" w:date="2024-03-14T20:19:00Z">
        <w:r w:rsidR="54B4A811" w:rsidRPr="18E706F6">
          <w:rPr>
            <w:rFonts w:asciiTheme="majorHAnsi" w:hAnsiTheme="majorHAnsi" w:cstheme="majorBidi"/>
            <w:lang w:val="en-US"/>
          </w:rPr>
          <w:t>difference-in-differences</w:t>
        </w:r>
      </w:ins>
      <w:ins w:id="755" w:author="seiroi@gmail.com" w:date="2024-02-22T04:08:00Z">
        <w:r w:rsidR="208C77B4" w:rsidRPr="18E706F6">
          <w:rPr>
            <w:rFonts w:asciiTheme="majorHAnsi" w:hAnsiTheme="majorHAnsi" w:cstheme="majorBidi"/>
            <w:lang w:val="en-US"/>
          </w:rPr>
          <w:t xml:space="preserve"> estimates</w:t>
        </w:r>
      </w:ins>
      <w:ins w:id="756" w:author="seiroi@gmail.com" w:date="2024-03-14T20:20:00Z">
        <w:r w:rsidR="0A30D1C1" w:rsidRPr="18E706F6">
          <w:rPr>
            <w:rFonts w:asciiTheme="majorHAnsi" w:hAnsiTheme="majorHAnsi" w:cstheme="majorBidi"/>
            <w:lang w:val="en-US"/>
          </w:rPr>
          <w:t>, yet one can</w:t>
        </w:r>
      </w:ins>
      <w:ins w:id="757" w:author="seiroi@gmail.com" w:date="2024-02-22T04:16:00Z">
        <w:r w:rsidR="3F05AE3D" w:rsidRPr="18E706F6">
          <w:rPr>
            <w:rFonts w:asciiTheme="majorHAnsi" w:hAnsiTheme="majorHAnsi" w:cstheme="majorBidi"/>
            <w:lang w:val="en-US"/>
          </w:rPr>
          <w:t xml:space="preserve"> test for pre-policy periods</w:t>
        </w:r>
      </w:ins>
      <w:ins w:id="758" w:author="seiroi@gmail.com" w:date="2024-02-22T04:08:00Z">
        <w:r w:rsidR="208C77B4" w:rsidRPr="18E706F6">
          <w:rPr>
            <w:rFonts w:asciiTheme="majorHAnsi" w:hAnsiTheme="majorHAnsi" w:cstheme="majorBidi"/>
            <w:lang w:val="en-US"/>
          </w:rPr>
          <w:t xml:space="preserve">. </w:t>
        </w:r>
      </w:ins>
      <w:commentRangeStart w:id="759"/>
      <w:commentRangeStart w:id="760"/>
      <w:ins w:id="761" w:author="seiroi@gmail.com" w:date="2024-02-22T07:23:00Z">
        <w:r w:rsidR="06864BD0" w:rsidRPr="18E706F6">
          <w:rPr>
            <w:rFonts w:asciiTheme="majorHAnsi" w:hAnsiTheme="majorHAnsi" w:cstheme="majorBidi"/>
            <w:lang w:val="en-US"/>
          </w:rPr>
          <w:t>We see, despite limited numbers of lead periods, the differential rates of change are not observed for most outcome</w:t>
        </w:r>
      </w:ins>
      <w:ins w:id="762" w:author="seiroi@gmail.com" w:date="2024-02-22T07:24:00Z">
        <w:r w:rsidR="06864BD0" w:rsidRPr="18E706F6">
          <w:rPr>
            <w:rFonts w:asciiTheme="majorHAnsi" w:hAnsiTheme="majorHAnsi" w:cstheme="majorBidi"/>
            <w:lang w:val="en-US"/>
          </w:rPr>
          <w:t xml:space="preserve">s. </w:t>
        </w:r>
      </w:ins>
    </w:p>
    <w:p w14:paraId="12FD394E" w14:textId="5B6FEE0F" w:rsidR="59D5E1A3" w:rsidRDefault="2508756B" w:rsidP="18E706F6">
      <w:pPr>
        <w:jc w:val="both"/>
        <w:rPr>
          <w:ins w:id="763" w:author="seiroi@gmail.com" w:date="2024-02-22T07:22:00Z"/>
          <w:rFonts w:asciiTheme="majorHAnsi" w:hAnsiTheme="majorHAnsi" w:cstheme="majorBidi"/>
          <w:lang w:val="en-US"/>
        </w:rPr>
      </w:pPr>
      <w:ins w:id="764" w:author="seiroi@gmail.com" w:date="2024-02-22T07:41:00Z">
        <w:r w:rsidRPr="18E706F6">
          <w:rPr>
            <w:rFonts w:asciiTheme="majorHAnsi" w:hAnsiTheme="majorHAnsi" w:cstheme="majorBidi"/>
            <w:lang w:val="en-US"/>
          </w:rPr>
          <w:t>We call our estimation a</w:t>
        </w:r>
      </w:ins>
      <w:ins w:id="765" w:author="Von Fintel, Dieter [dieter2@sun.ac.za]" w:date="2024-02-26T14:37:00Z">
        <w:r w:rsidR="71C1D2A9" w:rsidRPr="18E706F6">
          <w:rPr>
            <w:rFonts w:asciiTheme="majorHAnsi" w:hAnsiTheme="majorHAnsi" w:cstheme="majorBidi"/>
            <w:lang w:val="en-US"/>
          </w:rPr>
          <w:t>n</w:t>
        </w:r>
      </w:ins>
      <w:del w:id="766" w:author="Von Fintel, Dieter [dieter2@sun.ac.za]" w:date="2024-02-26T14:37:00Z">
        <w:r w:rsidR="59730763" w:rsidRPr="18E706F6" w:rsidDel="59D5E1A3">
          <w:rPr>
            <w:rFonts w:asciiTheme="majorHAnsi" w:hAnsiTheme="majorHAnsi" w:cstheme="majorBidi"/>
            <w:lang w:val="en-US"/>
          </w:rPr>
          <w:delText>s</w:delText>
        </w:r>
      </w:del>
      <w:ins w:id="767" w:author="seiroi@gmail.com" w:date="2024-02-22T07:41:00Z">
        <w:r w:rsidRPr="18E706F6">
          <w:rPr>
            <w:rFonts w:asciiTheme="majorHAnsi" w:hAnsiTheme="majorHAnsi" w:cstheme="majorBidi"/>
            <w:lang w:val="en-US"/>
          </w:rPr>
          <w:t xml:space="preserve"> event-study, rather than </w:t>
        </w:r>
      </w:ins>
      <w:ins w:id="768" w:author="Von Fintel, Dieter [dieter2@sun.ac.za]" w:date="2024-02-26T14:37:00Z">
        <w:r w:rsidR="736B27BF" w:rsidRPr="18E706F6">
          <w:rPr>
            <w:rFonts w:asciiTheme="majorHAnsi" w:hAnsiTheme="majorHAnsi" w:cstheme="majorBidi"/>
            <w:lang w:val="en-US"/>
          </w:rPr>
          <w:t xml:space="preserve">a traditional </w:t>
        </w:r>
      </w:ins>
      <w:ins w:id="769" w:author="seiroi@gmail.com" w:date="2024-02-22T07:41:00Z">
        <w:r w:rsidRPr="18E706F6">
          <w:rPr>
            <w:rFonts w:asciiTheme="majorHAnsi" w:hAnsiTheme="majorHAnsi" w:cstheme="majorBidi"/>
            <w:lang w:val="en-US"/>
          </w:rPr>
          <w:t xml:space="preserve">DID, because we are </w:t>
        </w:r>
      </w:ins>
      <w:ins w:id="770" w:author="seiroi@gmail.com" w:date="2024-03-14T20:22:00Z">
        <w:r w:rsidR="348F6490" w:rsidRPr="18E706F6">
          <w:rPr>
            <w:rFonts w:asciiTheme="majorHAnsi" w:hAnsiTheme="majorHAnsi" w:cstheme="majorBidi"/>
            <w:lang w:val="en-US"/>
          </w:rPr>
          <w:t xml:space="preserve">assuming common growth and are </w:t>
        </w:r>
      </w:ins>
      <w:ins w:id="771" w:author="seiroi@gmail.com" w:date="2024-02-22T07:41:00Z">
        <w:r w:rsidRPr="18E706F6">
          <w:rPr>
            <w:rFonts w:asciiTheme="majorHAnsi" w:hAnsiTheme="majorHAnsi" w:cstheme="majorBidi"/>
            <w:lang w:val="en-US"/>
          </w:rPr>
          <w:t>not controlling for unobservable farm FEs. When we take a difference in LHS, it eliminates farm FEs, yet it reintroduces</w:t>
        </w:r>
      </w:ins>
      <w:ins w:id="772" w:author="seiroi@gmail.com" w:date="2024-02-22T07:42:00Z">
        <w:r w:rsidRPr="18E706F6">
          <w:rPr>
            <w:rFonts w:asciiTheme="majorHAnsi" w:hAnsiTheme="majorHAnsi" w:cstheme="majorBidi"/>
            <w:lang w:val="en-US"/>
          </w:rPr>
          <w:t xml:space="preserve"> th</w:t>
        </w:r>
        <w:r w:rsidR="1306D18D" w:rsidRPr="18E706F6">
          <w:rPr>
            <w:rFonts w:asciiTheme="majorHAnsi" w:hAnsiTheme="majorHAnsi" w:cstheme="majorBidi"/>
            <w:lang w:val="en-US"/>
          </w:rPr>
          <w:t xml:space="preserve">em when we divide the </w:t>
        </w:r>
      </w:ins>
      <w:ins w:id="773" w:author="seiroi@gmail.com" w:date="2024-02-22T07:45:00Z">
        <w:r w:rsidR="5B00C688" w:rsidRPr="18E706F6">
          <w:rPr>
            <w:rFonts w:asciiTheme="majorHAnsi" w:hAnsiTheme="majorHAnsi" w:cstheme="majorBidi"/>
            <w:lang w:val="en-US"/>
          </w:rPr>
          <w:t>difference</w:t>
        </w:r>
      </w:ins>
      <w:ins w:id="774" w:author="seiroi@gmail.com" w:date="2024-02-22T07:42:00Z">
        <w:r w:rsidR="1306D18D" w:rsidRPr="18E706F6">
          <w:rPr>
            <w:rFonts w:asciiTheme="majorHAnsi" w:hAnsiTheme="majorHAnsi" w:cstheme="majorBidi"/>
            <w:lang w:val="en-US"/>
          </w:rPr>
          <w:t xml:space="preserve"> with </w:t>
        </w:r>
      </w:ins>
      <w:ins w:id="775" w:author="seiroi@gmail.com" w:date="2024-02-22T07:45:00Z">
        <w:r w:rsidR="1AD17BEC" w:rsidRPr="18E706F6">
          <w:rPr>
            <w:rFonts w:asciiTheme="majorHAnsi" w:hAnsiTheme="majorHAnsi" w:cstheme="majorBidi"/>
            <w:lang w:val="en-US"/>
          </w:rPr>
          <w:t xml:space="preserve">the </w:t>
        </w:r>
      </w:ins>
      <w:ins w:id="776" w:author="seiroi@gmail.com" w:date="2024-02-22T07:42:00Z">
        <w:r w:rsidR="1306D18D" w:rsidRPr="18E706F6">
          <w:rPr>
            <w:rFonts w:asciiTheme="majorHAnsi" w:hAnsiTheme="majorHAnsi" w:cstheme="majorBidi"/>
            <w:lang w:val="en-US"/>
          </w:rPr>
          <w:t>initial value of outcome variable. This</w:t>
        </w:r>
      </w:ins>
      <w:ins w:id="777" w:author="seiroi@gmail.com" w:date="2024-02-22T07:45:00Z">
        <w:r w:rsidR="65B288A3" w:rsidRPr="18E706F6">
          <w:rPr>
            <w:rFonts w:asciiTheme="majorHAnsi" w:hAnsiTheme="majorHAnsi" w:cstheme="majorBidi"/>
            <w:lang w:val="en-US"/>
          </w:rPr>
          <w:t>, however,</w:t>
        </w:r>
      </w:ins>
      <w:ins w:id="778" w:author="seiroi@gmail.com" w:date="2024-02-22T07:42:00Z">
        <w:r w:rsidR="1306D18D" w:rsidRPr="18E706F6">
          <w:rPr>
            <w:rFonts w:asciiTheme="majorHAnsi" w:hAnsiTheme="majorHAnsi" w:cstheme="majorBidi"/>
            <w:lang w:val="en-US"/>
          </w:rPr>
          <w:t xml:space="preserve"> </w:t>
        </w:r>
      </w:ins>
      <w:ins w:id="779" w:author="seiroi@gmail.com" w:date="2024-02-22T07:43:00Z">
        <w:r w:rsidR="4B38CE59" w:rsidRPr="18E706F6">
          <w:rPr>
            <w:rFonts w:asciiTheme="majorHAnsi" w:hAnsiTheme="majorHAnsi" w:cstheme="majorBidi"/>
            <w:lang w:val="en-US"/>
          </w:rPr>
          <w:t>does</w:t>
        </w:r>
      </w:ins>
      <w:ins w:id="780" w:author="seiroi@gmail.com" w:date="2024-02-22T07:42:00Z">
        <w:r w:rsidR="1306D18D" w:rsidRPr="18E706F6">
          <w:rPr>
            <w:rFonts w:asciiTheme="majorHAnsi" w:hAnsiTheme="majorHAnsi" w:cstheme="majorBidi"/>
            <w:lang w:val="en-US"/>
          </w:rPr>
          <w:t xml:space="preserve"> not </w:t>
        </w:r>
      </w:ins>
      <w:ins w:id="781" w:author="seiroi@gmail.com" w:date="2024-02-22T07:43:00Z">
        <w:r w:rsidR="666FA119" w:rsidRPr="18E706F6">
          <w:rPr>
            <w:rFonts w:asciiTheme="majorHAnsi" w:hAnsiTheme="majorHAnsi" w:cstheme="majorBidi"/>
            <w:lang w:val="en-US"/>
          </w:rPr>
          <w:t>make our estimates inconsistent</w:t>
        </w:r>
      </w:ins>
      <w:ins w:id="782" w:author="seiroi@gmail.com" w:date="2024-02-22T07:42:00Z">
        <w:r w:rsidR="1306D18D" w:rsidRPr="18E706F6">
          <w:rPr>
            <w:rFonts w:asciiTheme="majorHAnsi" w:hAnsiTheme="majorHAnsi" w:cstheme="majorBidi"/>
            <w:lang w:val="en-US"/>
          </w:rPr>
          <w:t xml:space="preserve"> so long as</w:t>
        </w:r>
      </w:ins>
      <w:ins w:id="783" w:author="seiroi@gmail.com" w:date="2024-02-22T07:43:00Z">
        <w:r w:rsidR="38A4DB06" w:rsidRPr="18E706F6">
          <w:rPr>
            <w:rFonts w:asciiTheme="majorHAnsi" w:hAnsiTheme="majorHAnsi" w:cstheme="majorBidi"/>
            <w:lang w:val="en-US"/>
          </w:rPr>
          <w:t xml:space="preserve"> </w:t>
        </w:r>
      </w:ins>
      <w:ins w:id="784" w:author="seiroi@gmail.com" w:date="2024-02-22T07:42:00Z">
        <w:r w:rsidR="1306D18D" w:rsidRPr="18E706F6">
          <w:rPr>
            <w:rFonts w:asciiTheme="majorHAnsi" w:hAnsiTheme="majorHAnsi" w:cstheme="majorBidi"/>
            <w:lang w:val="en-US"/>
          </w:rPr>
          <w:t>we have a common</w:t>
        </w:r>
      </w:ins>
      <w:ins w:id="785" w:author="seiroi@gmail.com" w:date="2024-02-22T07:43:00Z">
        <w:r w:rsidR="1306D18D" w:rsidRPr="18E706F6">
          <w:rPr>
            <w:rFonts w:asciiTheme="majorHAnsi" w:hAnsiTheme="majorHAnsi" w:cstheme="majorBidi"/>
            <w:lang w:val="en-US"/>
          </w:rPr>
          <w:t xml:space="preserve"> </w:t>
        </w:r>
      </w:ins>
      <w:ins w:id="786" w:author="seiroi@gmail.com" w:date="2024-03-14T20:23:00Z">
        <w:r w:rsidR="055FA8AA" w:rsidRPr="18E706F6">
          <w:rPr>
            <w:rFonts w:asciiTheme="majorHAnsi" w:hAnsiTheme="majorHAnsi" w:cstheme="majorBidi"/>
            <w:lang w:val="en-US"/>
          </w:rPr>
          <w:t>growth</w:t>
        </w:r>
      </w:ins>
      <w:ins w:id="787" w:author="seiroi@gmail.com" w:date="2024-02-22T07:42:00Z">
        <w:r w:rsidR="1306D18D" w:rsidRPr="18E706F6">
          <w:rPr>
            <w:rFonts w:asciiTheme="majorHAnsi" w:hAnsiTheme="majorHAnsi" w:cstheme="majorBidi"/>
            <w:lang w:val="en-US"/>
          </w:rPr>
          <w:t xml:space="preserve"> </w:t>
        </w:r>
      </w:ins>
      <w:ins w:id="788" w:author="seiroi@gmail.com" w:date="2024-02-22T07:43:00Z">
        <w:r w:rsidR="1D281F19" w:rsidRPr="18E706F6">
          <w:rPr>
            <w:rFonts w:asciiTheme="majorHAnsi" w:hAnsiTheme="majorHAnsi" w:cstheme="majorBidi"/>
            <w:lang w:val="en-US"/>
          </w:rPr>
          <w:t>a</w:t>
        </w:r>
      </w:ins>
      <w:ins w:id="789" w:author="seiroi@gmail.com" w:date="2024-03-14T20:23:00Z">
        <w:r w:rsidR="3FF9BAA1" w:rsidRPr="18E706F6">
          <w:rPr>
            <w:rFonts w:asciiTheme="majorHAnsi" w:hAnsiTheme="majorHAnsi" w:cstheme="majorBidi"/>
            <w:lang w:val="en-US"/>
          </w:rPr>
          <w:t>t</w:t>
        </w:r>
      </w:ins>
      <w:ins w:id="790" w:author="seiroi@gmail.com" w:date="2024-02-22T07:43:00Z">
        <w:r w:rsidR="1D281F19" w:rsidRPr="18E706F6">
          <w:rPr>
            <w:rFonts w:asciiTheme="majorHAnsi" w:hAnsiTheme="majorHAnsi" w:cstheme="majorBidi"/>
            <w:lang w:val="en-US"/>
          </w:rPr>
          <w:t xml:space="preserve"> all </w:t>
        </w:r>
      </w:ins>
      <w:ins w:id="791" w:author="seiroi@gmail.com" w:date="2024-03-14T20:23:00Z">
        <w:r w:rsidR="2004FEBE" w:rsidRPr="18E706F6">
          <w:rPr>
            <w:rFonts w:asciiTheme="majorHAnsi" w:hAnsiTheme="majorHAnsi" w:cstheme="majorBidi"/>
            <w:lang w:val="en-US"/>
          </w:rPr>
          <w:t>points in</w:t>
        </w:r>
      </w:ins>
      <w:ins w:id="792" w:author="seiroi@gmail.com" w:date="2024-02-22T07:43:00Z">
        <w:r w:rsidR="1D281F19" w:rsidRPr="18E706F6">
          <w:rPr>
            <w:rFonts w:asciiTheme="majorHAnsi" w:hAnsiTheme="majorHAnsi" w:cstheme="majorBidi"/>
            <w:lang w:val="en-US"/>
          </w:rPr>
          <w:t xml:space="preserve"> FA</w:t>
        </w:r>
      </w:ins>
      <w:ins w:id="793" w:author="seiroi@gmail.com" w:date="2024-03-14T20:24:00Z">
        <w:r w:rsidR="66EB4F1B" w:rsidRPr="18E706F6">
          <w:rPr>
            <w:rFonts w:asciiTheme="majorHAnsi" w:hAnsiTheme="majorHAnsi" w:cstheme="majorBidi"/>
            <w:lang w:val="en-US"/>
          </w:rPr>
          <w:t xml:space="preserve"> distribution</w:t>
        </w:r>
      </w:ins>
      <w:ins w:id="794" w:author="seiroi@gmail.com" w:date="2024-02-22T07:46:00Z">
        <w:r w:rsidR="7FD08B9B" w:rsidRPr="18E706F6">
          <w:rPr>
            <w:rFonts w:asciiTheme="majorHAnsi" w:hAnsiTheme="majorHAnsi" w:cstheme="majorBidi"/>
            <w:lang w:val="en-US"/>
          </w:rPr>
          <w:t>, so FAs are not correlated with farm FEs in the error terms</w:t>
        </w:r>
      </w:ins>
      <w:ins w:id="795" w:author="seiroi@gmail.com" w:date="2024-02-22T07:43:00Z">
        <w:r w:rsidR="1D281F19" w:rsidRPr="18E706F6">
          <w:rPr>
            <w:rFonts w:asciiTheme="majorHAnsi" w:hAnsiTheme="majorHAnsi" w:cstheme="majorBidi"/>
            <w:lang w:val="en-US"/>
          </w:rPr>
          <w:t xml:space="preserve">. </w:t>
        </w:r>
      </w:ins>
      <w:commentRangeEnd w:id="759"/>
      <w:r w:rsidR="59730763">
        <w:rPr>
          <w:rStyle w:val="ae"/>
        </w:rPr>
        <w:commentReference w:id="759"/>
      </w:r>
      <w:commentRangeEnd w:id="760"/>
      <w:r w:rsidR="59730763">
        <w:rPr>
          <w:rStyle w:val="ae"/>
        </w:rPr>
        <w:commentReference w:id="760"/>
      </w:r>
    </w:p>
    <w:p w14:paraId="0D61157B" w14:textId="7B817616" w:rsidR="13BDBBC2" w:rsidRDefault="5E699BEA" w:rsidP="18E706F6">
      <w:pPr>
        <w:jc w:val="both"/>
        <w:rPr>
          <w:ins w:id="796" w:author="seiroi@gmail.com" w:date="2024-03-14T22:36:00Z"/>
          <w:rFonts w:asciiTheme="majorHAnsi" w:hAnsiTheme="majorHAnsi" w:cstheme="majorBidi"/>
          <w:lang w:val="en-US"/>
        </w:rPr>
      </w:pPr>
      <w:commentRangeStart w:id="797"/>
      <w:commentRangeStart w:id="798"/>
      <w:commentRangeStart w:id="799"/>
      <w:ins w:id="800" w:author="seiroi@gmail.com" w:date="2024-02-22T04:12:00Z">
        <w:r w:rsidRPr="18E706F6">
          <w:rPr>
            <w:rFonts w:asciiTheme="majorHAnsi" w:hAnsiTheme="majorHAnsi" w:cstheme="majorBidi"/>
            <w:lang w:val="en-US"/>
          </w:rPr>
          <w:t xml:space="preserve">Second, we assume </w:t>
        </w:r>
      </w:ins>
      <w:ins w:id="801" w:author="seiroi@gmail.com" w:date="2024-02-22T04:13:00Z">
        <w:r w:rsidR="45DBAF6D" w:rsidRPr="18E706F6">
          <w:rPr>
            <w:rFonts w:asciiTheme="majorHAnsi" w:hAnsiTheme="majorHAnsi" w:cstheme="majorBidi"/>
            <w:lang w:val="en-US"/>
          </w:rPr>
          <w:t xml:space="preserve">in our specification </w:t>
        </w:r>
      </w:ins>
      <w:ins w:id="802" w:author="seiroi@gmail.com" w:date="2024-02-22T04:12:00Z">
        <w:r w:rsidRPr="18E706F6">
          <w:rPr>
            <w:rFonts w:asciiTheme="majorHAnsi" w:hAnsiTheme="majorHAnsi" w:cstheme="majorBidi"/>
            <w:lang w:val="en-US"/>
          </w:rPr>
          <w:t xml:space="preserve">that </w:t>
        </w:r>
      </w:ins>
      <w:ins w:id="803" w:author="seiroi@gmail.com" w:date="2024-02-22T04:13:00Z">
        <w:r w:rsidRPr="18E706F6">
          <w:rPr>
            <w:rFonts w:asciiTheme="majorHAnsi" w:hAnsiTheme="majorHAnsi" w:cstheme="majorBidi"/>
            <w:lang w:val="en-US"/>
          </w:rPr>
          <w:t>the effects</w:t>
        </w:r>
        <w:r w:rsidR="79876470" w:rsidRPr="18E706F6">
          <w:rPr>
            <w:rFonts w:asciiTheme="majorHAnsi" w:hAnsiTheme="majorHAnsi" w:cstheme="majorBidi"/>
            <w:lang w:val="en-US"/>
          </w:rPr>
          <w:t xml:space="preserve"> </w:t>
        </w:r>
        <w:r w:rsidR="12A72993" w:rsidRPr="18E706F6">
          <w:rPr>
            <w:rFonts w:asciiTheme="majorHAnsi" w:hAnsiTheme="majorHAnsi" w:cstheme="majorBidi"/>
            <w:lang w:val="en-US"/>
          </w:rPr>
          <w:t xml:space="preserve">of all variables </w:t>
        </w:r>
        <w:r w:rsidR="79876470" w:rsidRPr="18E706F6">
          <w:rPr>
            <w:rFonts w:asciiTheme="majorHAnsi" w:hAnsiTheme="majorHAnsi" w:cstheme="majorBidi"/>
            <w:lang w:val="en-US"/>
          </w:rPr>
          <w:t xml:space="preserve">are linear in rates. </w:t>
        </w:r>
      </w:ins>
      <w:del w:id="804" w:author="seiroi@gmail.com" w:date="2024-03-14T20:45:00Z">
        <w:r w:rsidRPr="18E706F6" w:rsidDel="13BDBBC2">
          <w:rPr>
            <w:rFonts w:asciiTheme="majorHAnsi" w:hAnsiTheme="majorHAnsi" w:cstheme="majorBidi"/>
            <w:lang w:val="en-US"/>
          </w:rPr>
          <w:delText xml:space="preserve">layer of </w:delText>
        </w:r>
      </w:del>
      <w:commentRangeStart w:id="805"/>
      <w:commentRangeStart w:id="806"/>
      <w:commentRangeStart w:id="807"/>
      <w:ins w:id="808" w:author="seiroi@gmail.com" w:date="2024-02-22T07:22:00Z">
        <w:r w:rsidR="17C366EB" w:rsidRPr="18E706F6">
          <w:rPr>
            <w:rFonts w:asciiTheme="majorHAnsi" w:hAnsiTheme="majorHAnsi" w:cstheme="majorBidi"/>
            <w:lang w:val="en-US"/>
          </w:rPr>
          <w:t xml:space="preserve">This assumption, we believe, is a sensible choice. It is sensible because it gives our estimate </w:t>
        </w:r>
      </w:ins>
      <m:oMath>
        <m:r>
          <w:rPr>
            <w:rFonts w:ascii="Cambria Math" w:hAnsi="Cambria Math"/>
          </w:rPr>
          <m:t>β</m:t>
        </m:r>
      </m:oMath>
      <w:del w:id="809" w:author="Von Fintel, Dieter [dieter2@sun.ac.za]" w:date="2024-02-26T14:38:00Z">
        <w:r w:rsidRPr="18E706F6" w:rsidDel="13BDBBC2">
          <w:rPr>
            <w:rFonts w:asciiTheme="majorHAnsi" w:hAnsiTheme="majorHAnsi" w:cstheme="majorBidi"/>
            <w:lang w:val="en-US"/>
          </w:rPr>
          <w:delText>beta</w:delText>
        </w:r>
      </w:del>
      <w:ins w:id="810" w:author="seiroi@gmail.com" w:date="2024-02-22T07:22:00Z">
        <w:r w:rsidR="17C366EB" w:rsidRPr="18E706F6">
          <w:rPr>
            <w:rFonts w:asciiTheme="majorHAnsi" w:hAnsiTheme="majorHAnsi" w:cstheme="majorBidi"/>
            <w:lang w:val="en-US"/>
          </w:rPr>
          <w:t xml:space="preserve"> a natural interpretation of</w:t>
        </w:r>
      </w:ins>
      <w:ins w:id="811" w:author="Von Fintel, Dieter [dieter2@sun.ac.za]" w:date="2024-02-26T14:38:00Z">
        <w:r w:rsidR="5E0A0A93" w:rsidRPr="18E706F6">
          <w:rPr>
            <w:rFonts w:asciiTheme="majorHAnsi" w:hAnsiTheme="majorHAnsi" w:cstheme="majorBidi"/>
            <w:lang w:val="en-US"/>
          </w:rPr>
          <w:t xml:space="preserve"> an</w:t>
        </w:r>
      </w:ins>
      <w:ins w:id="812" w:author="seiroi@gmail.com" w:date="2024-02-22T07:22:00Z">
        <w:r w:rsidR="17C366EB" w:rsidRPr="18E706F6">
          <w:rPr>
            <w:rFonts w:asciiTheme="majorHAnsi" w:hAnsiTheme="majorHAnsi" w:cstheme="majorBidi"/>
            <w:lang w:val="en-US"/>
          </w:rPr>
          <w:t xml:space="preserve"> elasticity, after suitably adjust</w:t>
        </w:r>
      </w:ins>
      <w:ins w:id="813" w:author="Von Fintel, Dieter [dieter2@sun.ac.za]" w:date="2024-02-26T14:39:00Z">
        <w:r w:rsidR="7E0E2BF5" w:rsidRPr="18E706F6">
          <w:rPr>
            <w:rFonts w:asciiTheme="majorHAnsi" w:hAnsiTheme="majorHAnsi" w:cstheme="majorBidi"/>
            <w:lang w:val="en-US"/>
          </w:rPr>
          <w:t>ing</w:t>
        </w:r>
      </w:ins>
      <w:del w:id="814" w:author="Von Fintel, Dieter [dieter2@sun.ac.za]" w:date="2024-02-26T14:38:00Z">
        <w:r w:rsidRPr="18E706F6" w:rsidDel="13BDBBC2">
          <w:rPr>
            <w:rFonts w:asciiTheme="majorHAnsi" w:hAnsiTheme="majorHAnsi" w:cstheme="majorBidi"/>
            <w:lang w:val="en-US"/>
          </w:rPr>
          <w:delText>ed</w:delText>
        </w:r>
      </w:del>
      <w:ins w:id="815" w:author="seiroi@gmail.com" w:date="2024-02-22T07:22:00Z">
        <w:r w:rsidR="17C366EB" w:rsidRPr="18E706F6">
          <w:rPr>
            <w:rFonts w:asciiTheme="majorHAnsi" w:hAnsiTheme="majorHAnsi" w:cstheme="majorBidi"/>
            <w:lang w:val="en-US"/>
          </w:rPr>
          <w:t xml:space="preserve"> for difference in exposure rates (</w:t>
        </w:r>
      </w:ins>
      <w:del w:id="816" w:author="Von Fintel, Dieter [dieter2@sun.ac.za]" w:date="2024-02-26T14:39:00Z">
        <w:r w:rsidRPr="18E706F6" w:rsidDel="13BDBBC2">
          <w:rPr>
            <w:rFonts w:asciiTheme="majorHAnsi" w:hAnsiTheme="majorHAnsi" w:cstheme="majorBidi"/>
            <w:lang w:val="en-US"/>
          </w:rPr>
          <w:delText>beta/FA</w:delText>
        </w:r>
      </w:del>
      <m:oMath>
        <m:f>
          <m:fPr>
            <m:ctrlPr>
              <w:rPr>
                <w:rFonts w:ascii="Cambria Math" w:hAnsi="Cambria Math"/>
              </w:rPr>
            </m:ctrlPr>
          </m:fPr>
          <m:num>
            <m:r>
              <w:rPr>
                <w:rFonts w:ascii="Cambria Math" w:hAnsi="Cambria Math"/>
              </w:rPr>
              <m:t>β</m:t>
            </m:r>
          </m:num>
          <m:den>
            <m:r>
              <w:rPr>
                <w:rFonts w:ascii="Cambria Math" w:hAnsi="Cambria Math"/>
              </w:rPr>
              <m:t>FE</m:t>
            </m:r>
          </m:den>
        </m:f>
      </m:oMath>
      <w:ins w:id="817" w:author="seiroi@gmail.com" w:date="2024-02-22T07:22:00Z">
        <w:r w:rsidR="17C366EB" w:rsidRPr="18E706F6">
          <w:rPr>
            <w:rFonts w:asciiTheme="majorHAnsi" w:hAnsiTheme="majorHAnsi" w:cstheme="majorBidi"/>
            <w:lang w:val="en-US"/>
          </w:rPr>
          <w:t xml:space="preserve"> backs out </w:t>
        </w:r>
      </w:ins>
      <w:ins w:id="818" w:author="Von Fintel, Dieter [dieter2@sun.ac.za]" w:date="2024-02-26T14:39:00Z">
        <w:r w:rsidR="028A7251" w:rsidRPr="18E706F6">
          <w:rPr>
            <w:rFonts w:asciiTheme="majorHAnsi" w:hAnsiTheme="majorHAnsi" w:cstheme="majorBidi"/>
            <w:lang w:val="en-US"/>
          </w:rPr>
          <w:t xml:space="preserve">an </w:t>
        </w:r>
      </w:ins>
      <w:ins w:id="819" w:author="seiroi@gmail.com" w:date="2024-02-22T07:22:00Z">
        <w:r w:rsidR="17C366EB" w:rsidRPr="18E706F6">
          <w:rPr>
            <w:rFonts w:asciiTheme="majorHAnsi" w:hAnsiTheme="majorHAnsi" w:cstheme="majorBidi"/>
            <w:lang w:val="en-US"/>
          </w:rPr>
          <w:t>elasticity</w:t>
        </w:r>
      </w:ins>
      <w:ins w:id="820" w:author="seiroi@gmail.com" w:date="2024-03-14T20:46:00Z">
        <w:r w:rsidR="44503ED4" w:rsidRPr="18E706F6">
          <w:rPr>
            <w:rFonts w:asciiTheme="majorHAnsi" w:hAnsiTheme="majorHAnsi" w:cstheme="majorBidi"/>
            <w:lang w:val="en-US"/>
          </w:rPr>
          <w:t xml:space="preserve"> of minimum wages</w:t>
        </w:r>
      </w:ins>
      <w:ins w:id="821" w:author="seiroi@gmail.com" w:date="2024-02-22T07:22:00Z">
        <w:r w:rsidR="17C366EB" w:rsidRPr="18E706F6">
          <w:rPr>
            <w:rFonts w:asciiTheme="majorHAnsi" w:hAnsiTheme="majorHAnsi" w:cstheme="majorBidi"/>
            <w:lang w:val="en-US"/>
          </w:rPr>
          <w:t xml:space="preserve">). </w:t>
        </w:r>
      </w:ins>
      <w:del w:id="822" w:author="Von Fintel, Dieter [dieter2@sun.ac.za]" w:date="2024-02-26T14:39:00Z">
        <w:r w:rsidRPr="18E706F6" w:rsidDel="13BDBBC2">
          <w:rPr>
            <w:rFonts w:asciiTheme="majorHAnsi" w:hAnsiTheme="majorHAnsi" w:cstheme="majorBidi"/>
            <w:lang w:val="en-US"/>
          </w:rPr>
          <w:delText>It is necessary b</w:delText>
        </w:r>
      </w:del>
      <w:ins w:id="823" w:author="Von Fintel, Dieter [dieter2@sun.ac.za]" w:date="2024-02-26T14:39:00Z">
        <w:r w:rsidR="4838F885" w:rsidRPr="18E706F6">
          <w:rPr>
            <w:rFonts w:asciiTheme="majorHAnsi" w:hAnsiTheme="majorHAnsi" w:cstheme="majorBidi"/>
            <w:lang w:val="en-US"/>
          </w:rPr>
          <w:t>B</w:t>
        </w:r>
      </w:ins>
      <w:del w:id="824" w:author="seiroi@gmail.com" w:date="2024-03-14T20:44:00Z">
        <w:r w:rsidRPr="18E706F6" w:rsidDel="13BDBBC2">
          <w:rPr>
            <w:rFonts w:asciiTheme="majorHAnsi" w:hAnsiTheme="majorHAnsi" w:cstheme="majorBidi"/>
            <w:lang w:val="en-US"/>
          </w:rPr>
          <w:delText xml:space="preserve">the fact that already </w:delText>
        </w:r>
      </w:del>
      <w:ins w:id="825" w:author="Von Fintel, Dieter [dieter2@sun.ac.za]" w:date="2024-02-26T14:40:00Z">
        <w:del w:id="826" w:author="seiroi@gmail.com" w:date="2024-03-14T20:44:00Z">
          <w:r w:rsidRPr="18E706F6" w:rsidDel="76A56905">
            <w:rPr>
              <w:rFonts w:asciiTheme="majorHAnsi" w:hAnsiTheme="majorHAnsi" w:cstheme="majorBidi"/>
              <w:lang w:val="en-US"/>
            </w:rPr>
            <w:delText>,</w:delText>
          </w:r>
        </w:del>
      </w:ins>
      <w:del w:id="827" w:author="seiroi@gmail.com" w:date="2024-03-14T20:44:00Z">
        <w:r w:rsidRPr="18E706F6" w:rsidDel="13BDBBC2">
          <w:rPr>
            <w:rFonts w:asciiTheme="majorHAnsi" w:hAnsiTheme="majorHAnsi" w:cstheme="majorBidi"/>
            <w:lang w:val="en-US"/>
          </w:rPr>
          <w:delText>does not effectively allow us to</w:delText>
        </w:r>
      </w:del>
      <w:ins w:id="828" w:author="Von Fintel, Dieter [dieter2@sun.ac.za]" w:date="2024-02-26T14:40:00Z">
        <w:del w:id="829" w:author="seiroi@gmail.com" w:date="2024-03-14T20:44:00Z">
          <w:r w:rsidRPr="18E706F6" w:rsidDel="65199CCF">
            <w:rPr>
              <w:rFonts w:asciiTheme="majorHAnsi" w:hAnsiTheme="majorHAnsi" w:cstheme="majorBidi"/>
              <w:lang w:val="en-US"/>
            </w:rPr>
            <w:delText>we cannot</w:delText>
          </w:r>
          <w:r w:rsidRPr="18E706F6" w:rsidDel="64BBD736">
            <w:rPr>
              <w:rFonts w:asciiTheme="majorHAnsi" w:hAnsiTheme="majorHAnsi" w:cstheme="majorBidi"/>
              <w:lang w:val="en-US"/>
            </w:rPr>
            <w:delText xml:space="preserve">the </w:delText>
          </w:r>
        </w:del>
      </w:ins>
      <w:commentRangeEnd w:id="805"/>
      <w:r w:rsidR="13BDBBC2">
        <w:rPr>
          <w:rStyle w:val="ae"/>
        </w:rPr>
        <w:commentReference w:id="805"/>
      </w:r>
      <w:commentRangeEnd w:id="806"/>
      <w:r>
        <w:rPr>
          <w:rStyle w:val="ae"/>
        </w:rPr>
        <w:commentReference w:id="806"/>
      </w:r>
      <w:commentRangeEnd w:id="807"/>
      <w:r>
        <w:rPr>
          <w:rStyle w:val="ae"/>
        </w:rPr>
        <w:commentReference w:id="807"/>
      </w:r>
    </w:p>
    <w:p w14:paraId="6B1FBB51" w14:textId="3B63DE2E" w:rsidR="13BDBBC2" w:rsidRDefault="3AC1694E" w:rsidP="18E706F6">
      <w:pPr>
        <w:jc w:val="both"/>
        <w:rPr>
          <w:ins w:id="830" w:author="seiroi@gmail.com" w:date="2024-02-22T06:02:00Z"/>
          <w:rFonts w:asciiTheme="majorHAnsi" w:hAnsiTheme="majorHAnsi" w:cstheme="majorBidi"/>
          <w:lang w:val="en-US"/>
        </w:rPr>
      </w:pPr>
      <w:ins w:id="831" w:author="seiroi@gmail.com" w:date="2024-03-14T22:22:00Z">
        <w:r w:rsidRPr="18E706F6">
          <w:rPr>
            <w:rFonts w:asciiTheme="majorHAnsi" w:hAnsiTheme="majorHAnsi" w:cstheme="majorBidi"/>
            <w:lang w:val="en-US"/>
          </w:rPr>
          <w:t xml:space="preserve">This specification </w:t>
        </w:r>
      </w:ins>
      <w:ins w:id="832" w:author="seiroi@gmail.com" w:date="2024-03-14T22:23:00Z">
        <w:r w:rsidRPr="18E706F6">
          <w:rPr>
            <w:rFonts w:asciiTheme="majorHAnsi" w:hAnsiTheme="majorHAnsi" w:cstheme="majorBidi"/>
            <w:lang w:val="en-US"/>
          </w:rPr>
          <w:t>may have a downside: Our impact estimates</w:t>
        </w:r>
      </w:ins>
      <w:ins w:id="833" w:author="seiroi@gmail.com" w:date="2024-03-14T22:24:00Z">
        <w:r w:rsidR="507474E7" w:rsidRPr="18E706F6">
          <w:rPr>
            <w:rFonts w:asciiTheme="majorHAnsi" w:hAnsiTheme="majorHAnsi" w:cstheme="majorBidi"/>
            <w:lang w:val="en-US"/>
          </w:rPr>
          <w:t xml:space="preserve"> on </w:t>
        </w:r>
      </w:ins>
      <w:ins w:id="834" w:author="seiroi@gmail.com" w:date="2024-03-14T22:25:00Z">
        <w:r w:rsidR="703637E0" w:rsidRPr="18E706F6">
          <w:rPr>
            <w:rFonts w:asciiTheme="majorHAnsi" w:hAnsiTheme="majorHAnsi" w:cstheme="majorBidi"/>
            <w:lang w:val="en-US"/>
          </w:rPr>
          <w:t>level</w:t>
        </w:r>
      </w:ins>
      <w:ins w:id="835" w:author="seiroi@gmail.com" w:date="2024-03-14T22:26:00Z">
        <w:r w:rsidR="703637E0" w:rsidRPr="18E706F6">
          <w:rPr>
            <w:rFonts w:asciiTheme="majorHAnsi" w:hAnsiTheme="majorHAnsi" w:cstheme="majorBidi"/>
            <w:lang w:val="en-US"/>
          </w:rPr>
          <w:t xml:space="preserve"> (</w:t>
        </w:r>
      </w:ins>
      <w:ins w:id="836" w:author="seiroi@gmail.com" w:date="2024-03-14T22:24:00Z">
        <w:r w:rsidR="5F0C0CDE" w:rsidRPr="18E706F6">
          <w:rPr>
            <w:rFonts w:asciiTheme="majorHAnsi" w:hAnsiTheme="majorHAnsi" w:cstheme="majorBidi"/>
            <w:lang w:val="en-US"/>
          </w:rPr>
          <w:t>non-ratio</w:t>
        </w:r>
      </w:ins>
      <w:ins w:id="837" w:author="seiroi@gmail.com" w:date="2024-03-14T22:26:00Z">
        <w:r w:rsidR="74639A6B" w:rsidRPr="18E706F6">
          <w:rPr>
            <w:rFonts w:asciiTheme="majorHAnsi" w:hAnsiTheme="majorHAnsi" w:cstheme="majorBidi"/>
            <w:lang w:val="en-US"/>
          </w:rPr>
          <w:t>)</w:t>
        </w:r>
      </w:ins>
      <w:ins w:id="838" w:author="seiroi@gmail.com" w:date="2024-03-14T22:24:00Z">
        <w:r w:rsidR="5F0C0CDE" w:rsidRPr="18E706F6">
          <w:rPr>
            <w:rFonts w:asciiTheme="majorHAnsi" w:hAnsiTheme="majorHAnsi" w:cstheme="majorBidi"/>
            <w:lang w:val="en-US"/>
          </w:rPr>
          <w:t xml:space="preserve"> outcomes</w:t>
        </w:r>
      </w:ins>
      <w:ins w:id="839" w:author="seiroi@gmail.com" w:date="2024-03-14T22:23:00Z">
        <w:r w:rsidRPr="18E706F6">
          <w:rPr>
            <w:rFonts w:asciiTheme="majorHAnsi" w:hAnsiTheme="majorHAnsi" w:cstheme="majorBidi"/>
            <w:lang w:val="en-US"/>
          </w:rPr>
          <w:t xml:space="preserve"> can be understatement of the true impacts. This follows </w:t>
        </w:r>
        <w:r w:rsidR="5005AC3D" w:rsidRPr="18E706F6">
          <w:rPr>
            <w:rFonts w:asciiTheme="majorHAnsi" w:hAnsiTheme="majorHAnsi" w:cstheme="majorBidi"/>
            <w:lang w:val="en-US"/>
          </w:rPr>
          <w:t xml:space="preserve">that most </w:t>
        </w:r>
      </w:ins>
      <w:ins w:id="840" w:author="seiroi@gmail.com" w:date="2024-03-14T22:24:00Z">
        <w:r w:rsidR="5005AC3D" w:rsidRPr="18E706F6">
          <w:rPr>
            <w:rFonts w:asciiTheme="majorHAnsi" w:hAnsiTheme="majorHAnsi" w:cstheme="majorBidi"/>
            <w:lang w:val="en-US"/>
          </w:rPr>
          <w:t xml:space="preserve">of </w:t>
        </w:r>
      </w:ins>
      <w:ins w:id="841" w:author="seiroi@gmail.com" w:date="2024-03-14T22:26:00Z">
        <w:r w:rsidR="1FD4165E" w:rsidRPr="18E706F6">
          <w:rPr>
            <w:rFonts w:asciiTheme="majorHAnsi" w:hAnsiTheme="majorHAnsi" w:cstheme="majorBidi"/>
            <w:lang w:val="en-US"/>
          </w:rPr>
          <w:t>level variables grow only linearly</w:t>
        </w:r>
      </w:ins>
      <w:ins w:id="842" w:author="seiroi@gmail.com" w:date="2024-03-14T22:29:00Z">
        <w:r w:rsidR="6BCB008C" w:rsidRPr="18E706F6">
          <w:rPr>
            <w:rFonts w:asciiTheme="majorHAnsi" w:hAnsiTheme="majorHAnsi" w:cstheme="majorBidi"/>
            <w:lang w:val="en-US"/>
          </w:rPr>
          <w:t xml:space="preserve"> given that land areas are fixed in the short-run,</w:t>
        </w:r>
      </w:ins>
      <w:ins w:id="843" w:author="seiroi@gmail.com" w:date="2024-03-14T22:26:00Z">
        <w:r w:rsidR="1FD4165E" w:rsidRPr="18E706F6">
          <w:rPr>
            <w:rFonts w:asciiTheme="majorHAnsi" w:hAnsiTheme="majorHAnsi" w:cstheme="majorBidi"/>
            <w:lang w:val="en-US"/>
          </w:rPr>
          <w:t xml:space="preserve"> so its second time derivative, or rate of change, is close to zero. </w:t>
        </w:r>
      </w:ins>
      <w:ins w:id="844" w:author="Von Fintel, Dieter [dieter2@sun.ac.za]" w:date="2024-02-26T14:42:00Z">
        <w:del w:id="845" w:author="seiroi@gmail.com" w:date="2024-03-14T22:29:00Z">
          <w:r w:rsidR="5E699BEA" w:rsidRPr="18E706F6" w:rsidDel="6284B5F1">
            <w:rPr>
              <w:rFonts w:asciiTheme="majorHAnsi" w:hAnsiTheme="majorHAnsi" w:cstheme="majorBidi"/>
              <w:lang w:val="en-US"/>
            </w:rPr>
            <w:delText>at</w:delText>
          </w:r>
        </w:del>
      </w:ins>
      <w:del w:id="846" w:author="seiroi@gmail.com" w:date="2024-03-14T22:29:00Z">
        <w:r w:rsidR="5E699BEA" w:rsidRPr="18E706F6" w:rsidDel="75819A48">
          <w:rPr>
            <w:rFonts w:asciiTheme="majorHAnsi" w:hAnsiTheme="majorHAnsi" w:cstheme="majorBidi"/>
            <w:lang w:val="en-US"/>
          </w:rPr>
          <w:delText>e</w:delText>
        </w:r>
      </w:del>
      <w:del w:id="847" w:author="seiroi@gmail.com" w:date="2024-03-14T22:27:00Z">
        <w:r w:rsidR="5E699BEA" w:rsidRPr="18E706F6" w:rsidDel="75819A48">
          <w:rPr>
            <w:rFonts w:asciiTheme="majorHAnsi" w:hAnsiTheme="majorHAnsi" w:cstheme="majorBidi"/>
            <w:lang w:val="en-US"/>
          </w:rPr>
          <w:delText xml:space="preserve">almost </w:delText>
        </w:r>
      </w:del>
      <w:ins w:id="848" w:author="Von Fintel, Dieter [dieter2@sun.ac.za]" w:date="2024-02-26T14:42:00Z">
        <w:del w:id="849" w:author="seiroi@gmail.com" w:date="2024-03-14T22:29:00Z">
          <w:r w:rsidR="5E699BEA" w:rsidRPr="18E706F6" w:rsidDel="12E93638">
            <w:rPr>
              <w:rFonts w:asciiTheme="majorHAnsi" w:hAnsiTheme="majorHAnsi" w:cstheme="majorBidi"/>
              <w:lang w:val="en-US"/>
            </w:rPr>
            <w:delText xml:space="preserve"> in the short-run</w:delText>
          </w:r>
        </w:del>
      </w:ins>
      <w:ins w:id="850" w:author="seiroi@gmail.com" w:date="2024-03-14T22:29:00Z">
        <w:r w:rsidR="7F45DF81" w:rsidRPr="18E706F6">
          <w:rPr>
            <w:rFonts w:asciiTheme="majorHAnsi" w:hAnsiTheme="majorHAnsi" w:cstheme="majorBidi"/>
            <w:lang w:val="en-US"/>
          </w:rPr>
          <w:t xml:space="preserve"> Linear growth</w:t>
        </w:r>
        <w:r w:rsidR="21D01B81" w:rsidRPr="18E706F6">
          <w:rPr>
            <w:rFonts w:asciiTheme="majorHAnsi" w:hAnsiTheme="majorHAnsi" w:cstheme="majorBidi"/>
            <w:lang w:val="en-US"/>
          </w:rPr>
          <w:t>s</w:t>
        </w:r>
      </w:ins>
      <w:ins w:id="851" w:author="seiroi@gmail.com" w:date="2024-02-22T05:20:00Z">
        <w:r w:rsidR="502935DF" w:rsidRPr="18E706F6">
          <w:rPr>
            <w:rFonts w:asciiTheme="majorHAnsi" w:hAnsiTheme="majorHAnsi" w:cstheme="majorBidi"/>
            <w:lang w:val="en-US"/>
          </w:rPr>
          <w:t xml:space="preserve"> </w:t>
        </w:r>
      </w:ins>
      <w:ins w:id="852" w:author="seiroi@gmail.com" w:date="2024-03-14T22:29:00Z">
        <w:r w:rsidR="2A2791AC" w:rsidRPr="18E706F6">
          <w:rPr>
            <w:rFonts w:asciiTheme="majorHAnsi" w:hAnsiTheme="majorHAnsi" w:cstheme="majorBidi"/>
            <w:lang w:val="en-US"/>
          </w:rPr>
          <w:t xml:space="preserve">in yields </w:t>
        </w:r>
      </w:ins>
      <w:ins w:id="853" w:author="seiroi@gmail.com" w:date="2024-03-14T22:30:00Z">
        <w:r w:rsidR="71978F93" w:rsidRPr="18E706F6">
          <w:rPr>
            <w:rFonts w:asciiTheme="majorHAnsi" w:hAnsiTheme="majorHAnsi" w:cstheme="majorBidi"/>
            <w:lang w:val="en-US"/>
          </w:rPr>
          <w:t xml:space="preserve">are </w:t>
        </w:r>
      </w:ins>
      <w:ins w:id="854" w:author="seiroi@gmail.com" w:date="2024-02-22T05:20:00Z">
        <w:r w:rsidR="502935DF" w:rsidRPr="18E706F6">
          <w:rPr>
            <w:rFonts w:asciiTheme="majorHAnsi" w:hAnsiTheme="majorHAnsi" w:cstheme="majorBidi"/>
            <w:lang w:val="en-US"/>
          </w:rPr>
          <w:t xml:space="preserve">confirmed </w:t>
        </w:r>
      </w:ins>
      <w:ins w:id="855" w:author="seiroi@gmail.com" w:date="2024-02-22T05:24:00Z">
        <w:r w:rsidR="10ACC1B3" w:rsidRPr="18E706F6">
          <w:rPr>
            <w:rFonts w:asciiTheme="majorHAnsi" w:hAnsiTheme="majorHAnsi" w:cstheme="majorBidi"/>
            <w:lang w:val="en-US"/>
          </w:rPr>
          <w:t xml:space="preserve">globally </w:t>
        </w:r>
      </w:ins>
      <w:ins w:id="856" w:author="seiroi@gmail.com" w:date="2024-02-22T05:20:00Z">
        <w:r w:rsidR="502935DF" w:rsidRPr="18E706F6">
          <w:rPr>
            <w:rFonts w:asciiTheme="majorHAnsi" w:hAnsiTheme="majorHAnsi" w:cstheme="majorBidi"/>
            <w:lang w:val="en-US"/>
          </w:rPr>
          <w:t xml:space="preserve">in </w:t>
        </w:r>
      </w:ins>
      <w:ins w:id="857" w:author="seiroi@gmail.com" w:date="2024-02-22T05:24:00Z">
        <w:r w:rsidR="7A83046B" w:rsidRPr="18E706F6">
          <w:rPr>
            <w:rFonts w:asciiTheme="majorHAnsi" w:hAnsiTheme="majorHAnsi" w:cstheme="majorBidi"/>
            <w:lang w:val="en-US"/>
          </w:rPr>
          <w:t xml:space="preserve">the </w:t>
        </w:r>
      </w:ins>
      <w:commentRangeStart w:id="858"/>
      <w:commentRangeStart w:id="859"/>
      <w:ins w:id="860" w:author="seiroi@gmail.com" w:date="2024-02-22T05:20:00Z">
        <w:r w:rsidR="502935DF" w:rsidRPr="18E706F6">
          <w:rPr>
            <w:rFonts w:asciiTheme="majorHAnsi" w:hAnsiTheme="majorHAnsi" w:cstheme="majorBidi"/>
            <w:lang w:val="en-US"/>
          </w:rPr>
          <w:t>FAO</w:t>
        </w:r>
      </w:ins>
      <w:ins w:id="861" w:author="seiroi@gmail.com" w:date="2024-02-22T05:24:00Z">
        <w:r w:rsidR="6338BE19" w:rsidRPr="18E706F6">
          <w:rPr>
            <w:rFonts w:asciiTheme="majorHAnsi" w:hAnsiTheme="majorHAnsi" w:cstheme="majorBidi"/>
            <w:lang w:val="en-US"/>
          </w:rPr>
          <w:t>STAT</w:t>
        </w:r>
      </w:ins>
      <w:ins w:id="862" w:author="seiroi@gmail.com" w:date="2024-02-22T05:20:00Z">
        <w:r w:rsidR="502935DF" w:rsidRPr="18E706F6">
          <w:rPr>
            <w:rFonts w:asciiTheme="majorHAnsi" w:hAnsiTheme="majorHAnsi" w:cstheme="majorBidi"/>
            <w:lang w:val="en-US"/>
          </w:rPr>
          <w:t xml:space="preserve"> data</w:t>
        </w:r>
      </w:ins>
      <w:ins w:id="863" w:author="seiroi@gmail.com" w:date="2024-02-22T05:19:00Z">
        <w:r w:rsidR="2C3BA215" w:rsidRPr="18E706F6">
          <w:rPr>
            <w:rFonts w:asciiTheme="majorHAnsi" w:hAnsiTheme="majorHAnsi" w:cstheme="majorBidi"/>
            <w:lang w:val="en-US"/>
          </w:rPr>
          <w:t>.</w:t>
        </w:r>
      </w:ins>
      <w:commentRangeEnd w:id="858"/>
      <w:r w:rsidR="5E699BEA">
        <w:rPr>
          <w:rStyle w:val="ae"/>
        </w:rPr>
        <w:commentReference w:id="858"/>
      </w:r>
      <w:commentRangeEnd w:id="859"/>
      <w:r w:rsidR="5E699BEA">
        <w:rPr>
          <w:rStyle w:val="ae"/>
        </w:rPr>
        <w:commentReference w:id="859"/>
      </w:r>
      <w:ins w:id="864" w:author="seiroi@gmail.com" w:date="2024-02-22T05:19:00Z">
        <w:r w:rsidR="2C3BA215" w:rsidRPr="18E706F6">
          <w:rPr>
            <w:rFonts w:asciiTheme="majorHAnsi" w:hAnsiTheme="majorHAnsi" w:cstheme="majorBidi"/>
            <w:lang w:val="en-US"/>
          </w:rPr>
          <w:t xml:space="preserve"> </w:t>
        </w:r>
      </w:ins>
      <w:commentRangeStart w:id="865"/>
      <w:ins w:id="866" w:author="seiroi@gmail.com" w:date="2024-02-22T05:20:00Z">
        <w:r w:rsidR="2C3BA215" w:rsidRPr="18E706F6">
          <w:rPr>
            <w:rFonts w:asciiTheme="majorHAnsi" w:hAnsiTheme="majorHAnsi" w:cstheme="majorBidi"/>
            <w:lang w:val="en-US"/>
          </w:rPr>
          <w:t xml:space="preserve">If we fit </w:t>
        </w:r>
        <w:r w:rsidR="74A02854" w:rsidRPr="18E706F6">
          <w:rPr>
            <w:rFonts w:asciiTheme="majorHAnsi" w:hAnsiTheme="majorHAnsi" w:cstheme="majorBidi"/>
            <w:lang w:val="en-US"/>
          </w:rPr>
          <w:t xml:space="preserve">the </w:t>
        </w:r>
        <w:r w:rsidR="69924888" w:rsidRPr="18E706F6">
          <w:rPr>
            <w:rFonts w:asciiTheme="majorHAnsi" w:hAnsiTheme="majorHAnsi" w:cstheme="majorBidi"/>
            <w:lang w:val="en-US"/>
          </w:rPr>
          <w:t xml:space="preserve">rate of change when </w:t>
        </w:r>
      </w:ins>
      <w:ins w:id="867" w:author="seiroi@gmail.com" w:date="2024-02-22T05:21:00Z">
        <w:r w:rsidR="0F72981A" w:rsidRPr="18E706F6">
          <w:rPr>
            <w:rFonts w:asciiTheme="majorHAnsi" w:hAnsiTheme="majorHAnsi" w:cstheme="majorBidi"/>
            <w:lang w:val="en-US"/>
          </w:rPr>
          <w:t>outcome’s</w:t>
        </w:r>
      </w:ins>
      <w:ins w:id="868" w:author="seiroi@gmail.com" w:date="2024-02-22T05:20:00Z">
        <w:r w:rsidR="69924888" w:rsidRPr="18E706F6">
          <w:rPr>
            <w:rFonts w:asciiTheme="majorHAnsi" w:hAnsiTheme="majorHAnsi" w:cstheme="majorBidi"/>
            <w:lang w:val="en-US"/>
          </w:rPr>
          <w:t xml:space="preserve"> </w:t>
        </w:r>
      </w:ins>
      <w:ins w:id="869" w:author="seiroi@gmail.com" w:date="2024-02-22T05:33:00Z">
        <w:r w:rsidR="0DDC7882" w:rsidRPr="18E706F6">
          <w:rPr>
            <w:rFonts w:asciiTheme="majorHAnsi" w:hAnsiTheme="majorHAnsi" w:cstheme="majorBidi"/>
            <w:lang w:val="en-US"/>
          </w:rPr>
          <w:t xml:space="preserve">instantaneous </w:t>
        </w:r>
      </w:ins>
      <w:ins w:id="870" w:author="seiroi@gmail.com" w:date="2024-02-22T05:20:00Z">
        <w:r w:rsidR="69924888" w:rsidRPr="18E706F6">
          <w:rPr>
            <w:rFonts w:asciiTheme="majorHAnsi" w:hAnsiTheme="majorHAnsi" w:cstheme="majorBidi"/>
            <w:lang w:val="en-US"/>
          </w:rPr>
          <w:t>rate of change</w:t>
        </w:r>
      </w:ins>
      <w:ins w:id="871" w:author="seiroi@gmail.com" w:date="2024-02-22T05:34:00Z">
        <w:r w:rsidR="0958FABA" w:rsidRPr="18E706F6">
          <w:rPr>
            <w:rFonts w:asciiTheme="majorHAnsi" w:hAnsiTheme="majorHAnsi" w:cstheme="majorBidi"/>
            <w:lang w:val="en-US"/>
          </w:rPr>
          <w:t xml:space="preserve"> (second derivative)</w:t>
        </w:r>
      </w:ins>
      <w:ins w:id="872" w:author="seiroi@gmail.com" w:date="2024-02-22T05:20:00Z">
        <w:r w:rsidR="69924888" w:rsidRPr="18E706F6">
          <w:rPr>
            <w:rFonts w:asciiTheme="majorHAnsi" w:hAnsiTheme="majorHAnsi" w:cstheme="majorBidi"/>
            <w:lang w:val="en-US"/>
          </w:rPr>
          <w:t xml:space="preserve"> is </w:t>
        </w:r>
      </w:ins>
      <w:ins w:id="873" w:author="seiroi@gmail.com" w:date="2024-03-14T22:30:00Z">
        <w:r w:rsidR="0FA4BC99" w:rsidRPr="18E706F6">
          <w:rPr>
            <w:rFonts w:asciiTheme="majorHAnsi" w:hAnsiTheme="majorHAnsi" w:cstheme="majorBidi"/>
            <w:lang w:val="en-US"/>
          </w:rPr>
          <w:t xml:space="preserve">near </w:t>
        </w:r>
      </w:ins>
      <w:ins w:id="874" w:author="seiroi@gmail.com" w:date="2024-02-22T05:33:00Z">
        <w:r w:rsidR="07C30F7F" w:rsidRPr="18E706F6">
          <w:rPr>
            <w:rFonts w:asciiTheme="majorHAnsi" w:hAnsiTheme="majorHAnsi" w:cstheme="majorBidi"/>
            <w:lang w:val="en-US"/>
          </w:rPr>
          <w:t>zero</w:t>
        </w:r>
      </w:ins>
      <w:ins w:id="875" w:author="seiroi@gmail.com" w:date="2024-02-22T05:21:00Z">
        <w:r w:rsidR="73036649" w:rsidRPr="18E706F6">
          <w:rPr>
            <w:rFonts w:asciiTheme="majorHAnsi" w:hAnsiTheme="majorHAnsi" w:cstheme="majorBidi"/>
            <w:lang w:val="en-US"/>
          </w:rPr>
          <w:t xml:space="preserve">, the </w:t>
        </w:r>
      </w:ins>
      <w:ins w:id="876" w:author="seiroi@gmail.com" w:date="2024-02-22T05:22:00Z">
        <w:r w:rsidR="73036649" w:rsidRPr="18E706F6">
          <w:rPr>
            <w:rFonts w:asciiTheme="majorHAnsi" w:hAnsiTheme="majorHAnsi" w:cstheme="majorBidi"/>
            <w:lang w:val="en-US"/>
          </w:rPr>
          <w:t xml:space="preserve">elasticity </w:t>
        </w:r>
      </w:ins>
      <w:ins w:id="877" w:author="seiroi@gmail.com" w:date="2024-02-22T05:21:00Z">
        <w:r w:rsidR="73036649" w:rsidRPr="18E706F6">
          <w:rPr>
            <w:rFonts w:asciiTheme="majorHAnsi" w:hAnsiTheme="majorHAnsi" w:cstheme="majorBidi"/>
            <w:lang w:val="en-US"/>
          </w:rPr>
          <w:t xml:space="preserve">estimates </w:t>
        </w:r>
      </w:ins>
      <w:ins w:id="878" w:author="seiroi@gmail.com" w:date="2024-02-22T05:34:00Z">
        <w:r w:rsidR="17B446BF" w:rsidRPr="18E706F6">
          <w:rPr>
            <w:rFonts w:asciiTheme="majorHAnsi" w:hAnsiTheme="majorHAnsi" w:cstheme="majorBidi"/>
            <w:lang w:val="en-US"/>
          </w:rPr>
          <w:t xml:space="preserve">may </w:t>
        </w:r>
      </w:ins>
      <w:ins w:id="879" w:author="seiroi@gmail.com" w:date="2024-02-22T05:35:00Z">
        <w:r w:rsidR="17B446BF" w:rsidRPr="18E706F6">
          <w:rPr>
            <w:rFonts w:asciiTheme="majorHAnsi" w:hAnsiTheme="majorHAnsi" w:cstheme="majorBidi"/>
            <w:lang w:val="en-US"/>
          </w:rPr>
          <w:t>be attenuated</w:t>
        </w:r>
      </w:ins>
      <w:ins w:id="880" w:author="seiroi@gmail.com" w:date="2024-02-22T05:27:00Z">
        <w:r w:rsidR="068C86F4" w:rsidRPr="18E706F6">
          <w:rPr>
            <w:rFonts w:asciiTheme="majorHAnsi" w:hAnsiTheme="majorHAnsi" w:cstheme="majorBidi"/>
            <w:lang w:val="en-US"/>
          </w:rPr>
          <w:t>.</w:t>
        </w:r>
      </w:ins>
      <w:commentRangeEnd w:id="865"/>
      <w:r w:rsidR="5E699BEA">
        <w:rPr>
          <w:rStyle w:val="ae"/>
        </w:rPr>
        <w:commentReference w:id="865"/>
      </w:r>
      <w:ins w:id="881" w:author="seiroi@gmail.com" w:date="2024-02-22T05:27:00Z">
        <w:r w:rsidR="068C86F4" w:rsidRPr="18E706F6">
          <w:rPr>
            <w:rFonts w:asciiTheme="majorHAnsi" w:hAnsiTheme="majorHAnsi" w:cstheme="majorBidi"/>
            <w:lang w:val="en-US"/>
          </w:rPr>
          <w:t xml:space="preserve"> </w:t>
        </w:r>
      </w:ins>
      <w:ins w:id="882" w:author="seiroi@gmail.com" w:date="2024-02-22T05:37:00Z">
        <w:r w:rsidR="7693126E" w:rsidRPr="18E706F6">
          <w:rPr>
            <w:rFonts w:asciiTheme="majorHAnsi" w:hAnsiTheme="majorHAnsi" w:cstheme="majorBidi"/>
            <w:lang w:val="en-US"/>
          </w:rPr>
          <w:t xml:space="preserve"> therefore, we consider them to be conservative.</w:t>
        </w:r>
      </w:ins>
    </w:p>
    <w:p w14:paraId="19E23D7E" w14:textId="78465DAE" w:rsidR="06549AAA" w:rsidRDefault="55C2E26B" w:rsidP="4793682B">
      <w:pPr>
        <w:jc w:val="both"/>
        <w:rPr>
          <w:ins w:id="883" w:author="seiroi@gmail.com" w:date="2024-02-22T05:48:00Z"/>
          <w:rFonts w:asciiTheme="majorHAnsi" w:hAnsiTheme="majorHAnsi" w:cstheme="majorBidi"/>
          <w:lang w:val="en-US"/>
        </w:rPr>
      </w:pPr>
      <w:ins w:id="884" w:author="seiroi@gmail.com" w:date="2024-02-22T05:48:00Z">
        <w:r w:rsidRPr="40939A00">
          <w:rPr>
            <w:rFonts w:asciiTheme="majorHAnsi" w:hAnsiTheme="majorHAnsi" w:cstheme="majorBidi"/>
            <w:lang w:val="en-US"/>
          </w:rPr>
          <w:t>Third,</w:t>
        </w:r>
      </w:ins>
      <w:ins w:id="885" w:author="seiroi@gmail.com" w:date="2024-02-22T05:52:00Z">
        <w:r w:rsidR="7C51A9ED" w:rsidRPr="40939A00">
          <w:rPr>
            <w:rFonts w:asciiTheme="majorHAnsi" w:hAnsiTheme="majorHAnsi" w:cstheme="majorBidi"/>
            <w:lang w:val="en-US"/>
          </w:rPr>
          <w:t xml:space="preserve"> we assume that output price shocks are idiosyncratic</w:t>
        </w:r>
      </w:ins>
      <w:ins w:id="886" w:author="seiroi@gmail.com" w:date="2024-02-22T05:56:00Z">
        <w:r w:rsidR="58F1047E" w:rsidRPr="40939A00">
          <w:rPr>
            <w:rFonts w:asciiTheme="majorHAnsi" w:hAnsiTheme="majorHAnsi" w:cstheme="majorBidi"/>
            <w:lang w:val="en-US"/>
          </w:rPr>
          <w:t xml:space="preserve"> over the </w:t>
        </w:r>
        <w:del w:id="887" w:author="Von Fintel, Dieter [dieter2@sun.ac.za]" w:date="2024-02-26T14:44:00Z">
          <w:r w:rsidR="06549AAA" w:rsidRPr="40939A00" w:rsidDel="58F1047E">
            <w:rPr>
              <w:rFonts w:asciiTheme="majorHAnsi" w:hAnsiTheme="majorHAnsi" w:cstheme="majorBidi"/>
              <w:lang w:val="en-US"/>
            </w:rPr>
            <w:delText xml:space="preserve">values of different </w:delText>
          </w:r>
        </w:del>
      </w:ins>
      <w:ins w:id="888" w:author="Von Fintel, Dieter [dieter2@sun.ac.za]" w:date="2024-02-26T14:44:00Z">
        <w:r w:rsidR="5B5ED8A6" w:rsidRPr="40939A00">
          <w:rPr>
            <w:rFonts w:asciiTheme="majorHAnsi" w:hAnsiTheme="majorHAnsi" w:cstheme="majorBidi"/>
            <w:lang w:val="en-US"/>
          </w:rPr>
          <w:t xml:space="preserve">distribution of </w:t>
        </w:r>
      </w:ins>
      <w:ins w:id="889" w:author="seiroi@gmail.com" w:date="2024-02-22T05:56:00Z">
        <w:r w:rsidR="58F1047E" w:rsidRPr="40939A00">
          <w:rPr>
            <w:rFonts w:asciiTheme="majorHAnsi" w:hAnsiTheme="majorHAnsi" w:cstheme="majorBidi"/>
            <w:lang w:val="en-US"/>
          </w:rPr>
          <w:t>FA</w:t>
        </w:r>
        <w:del w:id="890" w:author="Von Fintel, Dieter [dieter2@sun.ac.za]" w:date="2024-02-26T14:44:00Z">
          <w:r w:rsidR="06549AAA" w:rsidRPr="40939A00" w:rsidDel="58F1047E">
            <w:rPr>
              <w:rFonts w:asciiTheme="majorHAnsi" w:hAnsiTheme="majorHAnsi" w:cstheme="majorBidi"/>
              <w:lang w:val="en-US"/>
            </w:rPr>
            <w:delText>s</w:delText>
          </w:r>
        </w:del>
      </w:ins>
      <w:ins w:id="891" w:author="seiroi@gmail.com" w:date="2024-02-22T05:52:00Z">
        <w:r w:rsidR="7C51A9ED" w:rsidRPr="40939A00">
          <w:rPr>
            <w:rFonts w:asciiTheme="majorHAnsi" w:hAnsiTheme="majorHAnsi" w:cstheme="majorBidi"/>
            <w:lang w:val="en-US"/>
          </w:rPr>
          <w:t xml:space="preserve">. </w:t>
        </w:r>
        <w:proofErr w:type="spellStart"/>
        <w:r w:rsidR="7C51A9ED" w:rsidRPr="40939A00">
          <w:rPr>
            <w:rFonts w:asciiTheme="majorHAnsi" w:hAnsiTheme="majorHAnsi" w:cstheme="majorBidi"/>
            <w:lang w:val="en-US"/>
          </w:rPr>
          <w:t>L</w:t>
        </w:r>
      </w:ins>
      <w:ins w:id="892" w:author="seiroi@gmail.com" w:date="2024-02-22T05:48:00Z">
        <w:r w:rsidR="6D5A190C" w:rsidRPr="40939A00">
          <w:rPr>
            <w:rFonts w:asciiTheme="majorHAnsi" w:hAnsiTheme="majorHAnsi" w:cstheme="majorBidi"/>
            <w:lang w:val="en-US"/>
          </w:rPr>
          <w:t>abour</w:t>
        </w:r>
        <w:proofErr w:type="spellEnd"/>
        <w:r w:rsidR="6D5A190C" w:rsidRPr="40939A00">
          <w:rPr>
            <w:rFonts w:asciiTheme="majorHAnsi" w:hAnsiTheme="majorHAnsi" w:cstheme="majorBidi"/>
            <w:lang w:val="en-US"/>
          </w:rPr>
          <w:t xml:space="preserve"> demand can also be affected by output price shocks</w:t>
        </w:r>
      </w:ins>
      <w:ins w:id="893" w:author="seiroi@gmail.com" w:date="2024-02-22T05:56:00Z">
        <w:r w:rsidR="227E4BBE" w:rsidRPr="40939A00">
          <w:rPr>
            <w:rFonts w:asciiTheme="majorHAnsi" w:hAnsiTheme="majorHAnsi" w:cstheme="majorBidi"/>
            <w:lang w:val="en-US"/>
          </w:rPr>
          <w:t xml:space="preserve">. If, for example, farms with high FAs </w:t>
        </w:r>
      </w:ins>
      <w:ins w:id="894" w:author="seiroi@gmail.com" w:date="2024-02-22T05:57:00Z">
        <w:r w:rsidR="227E4BBE" w:rsidRPr="40939A00">
          <w:rPr>
            <w:rFonts w:asciiTheme="majorHAnsi" w:hAnsiTheme="majorHAnsi" w:cstheme="majorBidi"/>
            <w:lang w:val="en-US"/>
          </w:rPr>
          <w:t xml:space="preserve">experience negative output price shocks, then </w:t>
        </w:r>
        <w:del w:id="895" w:author="Von Fintel, Dieter [dieter2@sun.ac.za]" w:date="2024-02-26T14:44:00Z">
          <w:r w:rsidR="06549AAA" w:rsidRPr="40939A00" w:rsidDel="227E4BBE">
            <w:rPr>
              <w:rFonts w:asciiTheme="majorHAnsi" w:hAnsiTheme="majorHAnsi" w:cstheme="majorBidi"/>
              <w:lang w:val="en-US"/>
            </w:rPr>
            <w:delText>beta</w:delText>
          </w:r>
        </w:del>
      </w:ins>
      <m:oMath>
        <m:r>
          <w:rPr>
            <w:rFonts w:ascii="Cambria Math" w:hAnsi="Cambria Math"/>
          </w:rPr>
          <m:t>β</m:t>
        </m:r>
      </m:oMath>
      <w:ins w:id="896" w:author="seiroi@gmail.com" w:date="2024-02-22T05:57:00Z">
        <w:r w:rsidR="227E4BBE" w:rsidRPr="40939A00">
          <w:rPr>
            <w:rFonts w:asciiTheme="majorHAnsi" w:hAnsiTheme="majorHAnsi" w:cstheme="majorBidi"/>
            <w:lang w:val="en-US"/>
          </w:rPr>
          <w:t xml:space="preserve"> </w:t>
        </w:r>
      </w:ins>
      <w:ins w:id="897" w:author="seiroi@gmail.com" w:date="2024-02-22T06:00:00Z">
        <w:r w:rsidR="3C7B3BEC" w:rsidRPr="40939A00">
          <w:rPr>
            <w:rFonts w:asciiTheme="majorHAnsi" w:hAnsiTheme="majorHAnsi" w:cstheme="majorBidi"/>
            <w:lang w:val="en-US"/>
          </w:rPr>
          <w:t xml:space="preserve">for employment impacts </w:t>
        </w:r>
      </w:ins>
      <w:ins w:id="898" w:author="seiroi@gmail.com" w:date="2024-02-22T05:57:00Z">
        <w:r w:rsidR="227E4BBE" w:rsidRPr="40939A00">
          <w:rPr>
            <w:rFonts w:asciiTheme="majorHAnsi" w:hAnsiTheme="majorHAnsi" w:cstheme="majorBidi"/>
            <w:lang w:val="en-US"/>
          </w:rPr>
          <w:t xml:space="preserve">will be </w:t>
        </w:r>
      </w:ins>
      <w:ins w:id="899" w:author="seiroi@gmail.com" w:date="2024-02-22T05:59:00Z">
        <w:r w:rsidR="3E4D534A" w:rsidRPr="40939A00">
          <w:rPr>
            <w:rFonts w:asciiTheme="majorHAnsi" w:hAnsiTheme="majorHAnsi" w:cstheme="majorBidi"/>
            <w:lang w:val="en-US"/>
          </w:rPr>
          <w:t>dow</w:t>
        </w:r>
      </w:ins>
      <w:ins w:id="900" w:author="seiroi@gmail.com" w:date="2024-02-22T06:00:00Z">
        <w:r w:rsidR="2E630C65" w:rsidRPr="40939A00">
          <w:rPr>
            <w:rFonts w:asciiTheme="majorHAnsi" w:hAnsiTheme="majorHAnsi" w:cstheme="majorBidi"/>
            <w:lang w:val="en-US"/>
          </w:rPr>
          <w:t>nw</w:t>
        </w:r>
      </w:ins>
      <w:ins w:id="901" w:author="seiroi@gmail.com" w:date="2024-02-22T05:59:00Z">
        <w:r w:rsidR="3E4D534A" w:rsidRPr="40939A00">
          <w:rPr>
            <w:rFonts w:asciiTheme="majorHAnsi" w:hAnsiTheme="majorHAnsi" w:cstheme="majorBidi"/>
            <w:lang w:val="en-US"/>
          </w:rPr>
          <w:t>ard</w:t>
        </w:r>
      </w:ins>
      <w:ins w:id="902" w:author="seiroi@gmail.com" w:date="2024-02-22T05:57:00Z">
        <w:r w:rsidR="227E4BBE" w:rsidRPr="40939A00">
          <w:rPr>
            <w:rFonts w:asciiTheme="majorHAnsi" w:hAnsiTheme="majorHAnsi" w:cstheme="majorBidi"/>
            <w:lang w:val="en-US"/>
          </w:rPr>
          <w:t>ly biased. O</w:t>
        </w:r>
      </w:ins>
      <w:ins w:id="903" w:author="seiroi@gmail.com" w:date="2024-02-22T05:53:00Z">
        <w:r w:rsidR="0CA835DA" w:rsidRPr="40939A00">
          <w:rPr>
            <w:rFonts w:asciiTheme="majorHAnsi" w:hAnsiTheme="majorHAnsi" w:cstheme="majorBidi"/>
            <w:lang w:val="en-US"/>
          </w:rPr>
          <w:t xml:space="preserve">ur assumption rules out </w:t>
        </w:r>
      </w:ins>
      <w:ins w:id="904" w:author="seiroi@gmail.com" w:date="2024-02-22T05:57:00Z">
        <w:r w:rsidR="0EAF5089" w:rsidRPr="40939A00">
          <w:rPr>
            <w:rFonts w:asciiTheme="majorHAnsi" w:hAnsiTheme="majorHAnsi" w:cstheme="majorBidi"/>
            <w:lang w:val="en-US"/>
          </w:rPr>
          <w:t>differing</w:t>
        </w:r>
      </w:ins>
      <w:ins w:id="905" w:author="seiroi@gmail.com" w:date="2024-02-22T05:54:00Z">
        <w:r w:rsidR="0CA835DA" w:rsidRPr="40939A00">
          <w:rPr>
            <w:rFonts w:asciiTheme="majorHAnsi" w:hAnsiTheme="majorHAnsi" w:cstheme="majorBidi"/>
            <w:lang w:val="en-US"/>
          </w:rPr>
          <w:t xml:space="preserve"> </w:t>
        </w:r>
      </w:ins>
      <w:ins w:id="906" w:author="seiroi@gmail.com" w:date="2024-02-22T05:53:00Z">
        <w:r w:rsidR="0CA835DA" w:rsidRPr="40939A00">
          <w:rPr>
            <w:rFonts w:asciiTheme="majorHAnsi" w:hAnsiTheme="majorHAnsi" w:cstheme="majorBidi"/>
            <w:lang w:val="en-US"/>
          </w:rPr>
          <w:t>boo</w:t>
        </w:r>
      </w:ins>
      <w:ins w:id="907" w:author="seiroi@gmail.com" w:date="2024-02-22T06:03:00Z">
        <w:r w:rsidR="7DF5E18B" w:rsidRPr="40939A00">
          <w:rPr>
            <w:rFonts w:asciiTheme="majorHAnsi" w:hAnsiTheme="majorHAnsi" w:cstheme="majorBidi"/>
            <w:lang w:val="en-US"/>
          </w:rPr>
          <w:t>m</w:t>
        </w:r>
      </w:ins>
      <w:ins w:id="908" w:author="seiroi@gmail.com" w:date="2024-02-22T05:53:00Z">
        <w:r w:rsidR="0CA835DA" w:rsidRPr="40939A00">
          <w:rPr>
            <w:rFonts w:asciiTheme="majorHAnsi" w:hAnsiTheme="majorHAnsi" w:cstheme="majorBidi"/>
            <w:lang w:val="en-US"/>
          </w:rPr>
          <w:t xml:space="preserve"> or bust </w:t>
        </w:r>
      </w:ins>
      <w:ins w:id="909" w:author="seiroi@gmail.com" w:date="2024-02-22T05:54:00Z">
        <w:r w:rsidR="0CA835DA" w:rsidRPr="40939A00">
          <w:rPr>
            <w:rFonts w:asciiTheme="majorHAnsi" w:hAnsiTheme="majorHAnsi" w:cstheme="majorBidi"/>
            <w:lang w:val="en-US"/>
          </w:rPr>
          <w:t xml:space="preserve">in </w:t>
        </w:r>
      </w:ins>
      <w:ins w:id="910" w:author="seiroi@gmail.com" w:date="2024-02-22T05:58:00Z">
        <w:r w:rsidR="347DD0CD" w:rsidRPr="40939A00">
          <w:rPr>
            <w:rFonts w:asciiTheme="majorHAnsi" w:hAnsiTheme="majorHAnsi" w:cstheme="majorBidi"/>
            <w:lang w:val="en-US"/>
          </w:rPr>
          <w:t>output price</w:t>
        </w:r>
      </w:ins>
      <w:ins w:id="911" w:author="Von Fintel, Dieter [dieter2@sun.ac.za]" w:date="2024-02-26T14:45:00Z">
        <w:r w:rsidR="22C8DA4A" w:rsidRPr="40939A00">
          <w:rPr>
            <w:rFonts w:asciiTheme="majorHAnsi" w:hAnsiTheme="majorHAnsi" w:cstheme="majorBidi"/>
            <w:lang w:val="en-US"/>
          </w:rPr>
          <w:t>s</w:t>
        </w:r>
      </w:ins>
      <w:ins w:id="912" w:author="seiroi@gmail.com" w:date="2024-02-22T05:57:00Z">
        <w:r w:rsidR="032DD2B2" w:rsidRPr="40939A00">
          <w:rPr>
            <w:rFonts w:asciiTheme="majorHAnsi" w:hAnsiTheme="majorHAnsi" w:cstheme="majorBidi"/>
            <w:lang w:val="en-US"/>
          </w:rPr>
          <w:t xml:space="preserve"> between </w:t>
        </w:r>
      </w:ins>
      <w:ins w:id="913" w:author="seiroi@gmail.com" w:date="2024-02-22T05:58:00Z">
        <w:r w:rsidR="384F9821" w:rsidRPr="40939A00">
          <w:rPr>
            <w:rFonts w:asciiTheme="majorHAnsi" w:hAnsiTheme="majorHAnsi" w:cstheme="majorBidi"/>
            <w:lang w:val="en-US"/>
          </w:rPr>
          <w:t>different level</w:t>
        </w:r>
      </w:ins>
      <w:ins w:id="914" w:author="Von Fintel, Dieter [dieter2@sun.ac.za]" w:date="2024-02-26T14:45:00Z">
        <w:r w:rsidR="3A33FF04" w:rsidRPr="40939A00">
          <w:rPr>
            <w:rFonts w:asciiTheme="majorHAnsi" w:hAnsiTheme="majorHAnsi" w:cstheme="majorBidi"/>
            <w:lang w:val="en-US"/>
          </w:rPr>
          <w:t>s</w:t>
        </w:r>
      </w:ins>
      <w:ins w:id="915" w:author="seiroi@gmail.com" w:date="2024-02-22T05:58:00Z">
        <w:r w:rsidR="384F9821" w:rsidRPr="40939A00">
          <w:rPr>
            <w:rFonts w:asciiTheme="majorHAnsi" w:hAnsiTheme="majorHAnsi" w:cstheme="majorBidi"/>
            <w:lang w:val="en-US"/>
          </w:rPr>
          <w:t xml:space="preserve"> of FA</w:t>
        </w:r>
        <w:del w:id="916" w:author="Von Fintel, Dieter [dieter2@sun.ac.za]" w:date="2024-02-26T14:45:00Z">
          <w:r w:rsidR="06549AAA" w:rsidRPr="40939A00" w:rsidDel="384F9821">
            <w:rPr>
              <w:rFonts w:asciiTheme="majorHAnsi" w:hAnsiTheme="majorHAnsi" w:cstheme="majorBidi"/>
              <w:lang w:val="en-US"/>
            </w:rPr>
            <w:delText>s</w:delText>
          </w:r>
        </w:del>
      </w:ins>
      <w:ins w:id="917" w:author="seiroi@gmail.com" w:date="2024-02-22T05:49:00Z">
        <w:r w:rsidR="6D5A190C" w:rsidRPr="40939A00">
          <w:rPr>
            <w:rFonts w:asciiTheme="majorHAnsi" w:hAnsiTheme="majorHAnsi" w:cstheme="majorBidi"/>
            <w:lang w:val="en-US"/>
          </w:rPr>
          <w:t>.</w:t>
        </w:r>
      </w:ins>
      <w:ins w:id="918" w:author="seiroi@gmail.com" w:date="2024-02-22T05:58:00Z">
        <w:r w:rsidR="1671545A" w:rsidRPr="40939A00">
          <w:rPr>
            <w:rFonts w:asciiTheme="majorHAnsi" w:hAnsiTheme="majorHAnsi" w:cstheme="majorBidi"/>
            <w:lang w:val="en-US"/>
          </w:rPr>
          <w:t xml:space="preserve"> If the output prices change uniformly across </w:t>
        </w:r>
        <w:del w:id="919" w:author="Von Fintel, Dieter [dieter2@sun.ac.za]" w:date="2024-02-26T14:45:00Z">
          <w:r w:rsidR="06549AAA" w:rsidRPr="40939A00" w:rsidDel="1671545A">
            <w:rPr>
              <w:rFonts w:asciiTheme="majorHAnsi" w:hAnsiTheme="majorHAnsi" w:cstheme="majorBidi"/>
              <w:lang w:val="en-US"/>
            </w:rPr>
            <w:delText xml:space="preserve">different </w:delText>
          </w:r>
        </w:del>
        <w:r w:rsidR="1671545A" w:rsidRPr="40939A00">
          <w:rPr>
            <w:rFonts w:asciiTheme="majorHAnsi" w:hAnsiTheme="majorHAnsi" w:cstheme="majorBidi"/>
            <w:lang w:val="en-US"/>
          </w:rPr>
          <w:t>FA</w:t>
        </w:r>
        <w:del w:id="920" w:author="Von Fintel, Dieter [dieter2@sun.ac.za]" w:date="2024-02-26T14:45:00Z">
          <w:r w:rsidR="06549AAA" w:rsidRPr="40939A00" w:rsidDel="1671545A">
            <w:rPr>
              <w:rFonts w:asciiTheme="majorHAnsi" w:hAnsiTheme="majorHAnsi" w:cstheme="majorBidi"/>
              <w:lang w:val="en-US"/>
            </w:rPr>
            <w:delText>s</w:delText>
          </w:r>
        </w:del>
        <w:r w:rsidR="1671545A" w:rsidRPr="40939A00">
          <w:rPr>
            <w:rFonts w:asciiTheme="majorHAnsi" w:hAnsiTheme="majorHAnsi" w:cstheme="majorBidi"/>
            <w:lang w:val="en-US"/>
          </w:rPr>
          <w:t xml:space="preserve">, then </w:t>
        </w:r>
      </w:ins>
      <w:ins w:id="921" w:author="seiroi@gmail.com" w:date="2024-02-22T06:00:00Z">
        <w:r w:rsidR="637E6D53" w:rsidRPr="40939A00">
          <w:rPr>
            <w:rFonts w:asciiTheme="majorHAnsi" w:hAnsiTheme="majorHAnsi" w:cstheme="majorBidi"/>
            <w:lang w:val="en-US"/>
          </w:rPr>
          <w:t>it will be su</w:t>
        </w:r>
      </w:ins>
      <w:ins w:id="922" w:author="seiroi@gmail.com" w:date="2024-02-22T06:01:00Z">
        <w:r w:rsidR="637E6D53" w:rsidRPr="40939A00">
          <w:rPr>
            <w:rFonts w:asciiTheme="majorHAnsi" w:hAnsiTheme="majorHAnsi" w:cstheme="majorBidi"/>
            <w:lang w:val="en-US"/>
          </w:rPr>
          <w:t xml:space="preserve">bsumed into time FE and </w:t>
        </w:r>
      </w:ins>
      <w:ins w:id="923" w:author="seiroi@gmail.com" w:date="2024-02-22T05:59:00Z">
        <w:r w:rsidR="1671545A" w:rsidRPr="40939A00">
          <w:rPr>
            <w:rFonts w:asciiTheme="majorHAnsi" w:hAnsiTheme="majorHAnsi" w:cstheme="majorBidi"/>
            <w:lang w:val="en-US"/>
          </w:rPr>
          <w:t xml:space="preserve">the estimate of </w:t>
        </w:r>
      </w:ins>
      <m:oMath>
        <m:r>
          <w:rPr>
            <w:rFonts w:ascii="Cambria Math" w:hAnsi="Cambria Math"/>
          </w:rPr>
          <m:t>β</m:t>
        </m:r>
      </m:oMath>
      <w:ins w:id="924" w:author="seiroi@gmail.com" w:date="2024-02-22T05:58:00Z">
        <w:del w:id="925" w:author="Von Fintel, Dieter [dieter2@sun.ac.za]" w:date="2024-02-26T14:45:00Z">
          <w:r w:rsidR="06549AAA" w:rsidRPr="40939A00" w:rsidDel="1671545A">
            <w:rPr>
              <w:rFonts w:asciiTheme="majorHAnsi" w:hAnsiTheme="majorHAnsi" w:cstheme="majorBidi"/>
              <w:lang w:val="en-US"/>
            </w:rPr>
            <w:delText>beta</w:delText>
          </w:r>
        </w:del>
        <w:r w:rsidR="1671545A" w:rsidRPr="40939A00">
          <w:rPr>
            <w:rFonts w:asciiTheme="majorHAnsi" w:hAnsiTheme="majorHAnsi" w:cstheme="majorBidi"/>
            <w:lang w:val="en-US"/>
          </w:rPr>
          <w:t xml:space="preserve"> will </w:t>
        </w:r>
      </w:ins>
      <w:ins w:id="926" w:author="seiroi@gmail.com" w:date="2024-02-22T05:59:00Z">
        <w:r w:rsidR="1671545A" w:rsidRPr="40939A00">
          <w:rPr>
            <w:rFonts w:asciiTheme="majorHAnsi" w:hAnsiTheme="majorHAnsi" w:cstheme="majorBidi"/>
            <w:lang w:val="en-US"/>
          </w:rPr>
          <w:t>n</w:t>
        </w:r>
      </w:ins>
      <w:ins w:id="927" w:author="seiroi@gmail.com" w:date="2024-02-22T06:00:00Z">
        <w:r w:rsidR="2FA755BC" w:rsidRPr="40939A00">
          <w:rPr>
            <w:rFonts w:asciiTheme="majorHAnsi" w:hAnsiTheme="majorHAnsi" w:cstheme="majorBidi"/>
            <w:lang w:val="en-US"/>
          </w:rPr>
          <w:t>ot</w:t>
        </w:r>
      </w:ins>
      <w:ins w:id="928" w:author="seiroi@gmail.com" w:date="2024-02-22T05:59:00Z">
        <w:r w:rsidR="1671545A" w:rsidRPr="40939A00">
          <w:rPr>
            <w:rFonts w:asciiTheme="majorHAnsi" w:hAnsiTheme="majorHAnsi" w:cstheme="majorBidi"/>
            <w:lang w:val="en-US"/>
          </w:rPr>
          <w:t xml:space="preserve"> be affected.</w:t>
        </w:r>
      </w:ins>
      <w:ins w:id="929" w:author="seiroi@gmail.com" w:date="2024-02-22T05:49:00Z">
        <w:r w:rsidR="6D5A190C" w:rsidRPr="40939A00">
          <w:rPr>
            <w:rFonts w:asciiTheme="majorHAnsi" w:hAnsiTheme="majorHAnsi" w:cstheme="majorBidi"/>
            <w:lang w:val="en-US"/>
          </w:rPr>
          <w:t xml:space="preserve"> </w:t>
        </w:r>
      </w:ins>
      <w:ins w:id="930" w:author="seiroi@gmail.com" w:date="2024-02-22T05:54:00Z">
        <w:r w:rsidR="4DBCDA37" w:rsidRPr="40939A00">
          <w:rPr>
            <w:rFonts w:asciiTheme="majorHAnsi" w:hAnsiTheme="majorHAnsi" w:cstheme="majorBidi"/>
            <w:lang w:val="en-US"/>
          </w:rPr>
          <w:t>W</w:t>
        </w:r>
      </w:ins>
      <w:ins w:id="931" w:author="seiroi@gmail.com" w:date="2024-02-22T05:59:00Z">
        <w:r w:rsidR="4B58AB01" w:rsidRPr="40939A00">
          <w:rPr>
            <w:rFonts w:asciiTheme="majorHAnsi" w:hAnsiTheme="majorHAnsi" w:cstheme="majorBidi"/>
            <w:lang w:val="en-US"/>
          </w:rPr>
          <w:t>hile w</w:t>
        </w:r>
      </w:ins>
      <w:ins w:id="932" w:author="seiroi@gmail.com" w:date="2024-02-22T05:50:00Z">
        <w:r w:rsidR="164EA657" w:rsidRPr="40939A00">
          <w:rPr>
            <w:rFonts w:asciiTheme="majorHAnsi" w:hAnsiTheme="majorHAnsi" w:cstheme="majorBidi"/>
            <w:lang w:val="en-US"/>
          </w:rPr>
          <w:t>e do not observe output prices</w:t>
        </w:r>
      </w:ins>
      <w:ins w:id="933" w:author="seiroi@gmail.com" w:date="2024-02-22T05:54:00Z">
        <w:r w:rsidR="1E07013E" w:rsidRPr="40939A00">
          <w:rPr>
            <w:rFonts w:asciiTheme="majorHAnsi" w:hAnsiTheme="majorHAnsi" w:cstheme="majorBidi"/>
            <w:lang w:val="en-US"/>
          </w:rPr>
          <w:t xml:space="preserve"> in the data, </w:t>
        </w:r>
      </w:ins>
      <w:ins w:id="934" w:author="seiroi@gmail.com" w:date="2024-02-22T05:50:00Z">
        <w:r w:rsidR="164EA657" w:rsidRPr="40939A00">
          <w:rPr>
            <w:rFonts w:asciiTheme="majorHAnsi" w:hAnsiTheme="majorHAnsi" w:cstheme="majorBidi"/>
            <w:lang w:val="en-US"/>
          </w:rPr>
          <w:t xml:space="preserve">the </w:t>
        </w:r>
      </w:ins>
      <w:ins w:id="935" w:author="seiroi@gmail.com" w:date="2024-02-22T05:55:00Z">
        <w:r w:rsidR="2E311E62" w:rsidRPr="40939A00">
          <w:rPr>
            <w:rFonts w:asciiTheme="majorHAnsi" w:hAnsiTheme="majorHAnsi" w:cstheme="majorBidi"/>
            <w:lang w:val="en-US"/>
          </w:rPr>
          <w:t>agricultural</w:t>
        </w:r>
      </w:ins>
      <w:ins w:id="936" w:author="seiroi@gmail.com" w:date="2024-02-22T05:51:00Z">
        <w:r w:rsidR="164EA657" w:rsidRPr="40939A00">
          <w:rPr>
            <w:rFonts w:asciiTheme="majorHAnsi" w:hAnsiTheme="majorHAnsi" w:cstheme="majorBidi"/>
            <w:lang w:val="en-US"/>
          </w:rPr>
          <w:t xml:space="preserve"> sector is known for </w:t>
        </w:r>
      </w:ins>
      <w:ins w:id="937" w:author="seiroi@gmail.com" w:date="2024-02-22T05:52:00Z">
        <w:r w:rsidR="4E977279" w:rsidRPr="40939A00">
          <w:rPr>
            <w:rFonts w:asciiTheme="majorHAnsi" w:hAnsiTheme="majorHAnsi" w:cstheme="majorBidi"/>
            <w:lang w:val="en-US"/>
          </w:rPr>
          <w:t>a</w:t>
        </w:r>
      </w:ins>
      <w:ins w:id="938" w:author="seiroi@gmail.com" w:date="2024-02-22T05:51:00Z">
        <w:r w:rsidR="7031B373" w:rsidRPr="40939A00">
          <w:rPr>
            <w:rFonts w:asciiTheme="majorHAnsi" w:hAnsiTheme="majorHAnsi" w:cstheme="majorBidi"/>
            <w:lang w:val="en-US"/>
          </w:rPr>
          <w:t xml:space="preserve"> tight link with the international markets, and </w:t>
        </w:r>
        <w:commentRangeStart w:id="939"/>
        <w:r w:rsidR="7031B373" w:rsidRPr="40939A00">
          <w:rPr>
            <w:rFonts w:asciiTheme="majorHAnsi" w:hAnsiTheme="majorHAnsi" w:cstheme="majorBidi"/>
            <w:lang w:val="en-US"/>
          </w:rPr>
          <w:t xml:space="preserve">we do not observe anomalous changes in prices during our observation </w:t>
        </w:r>
      </w:ins>
      <w:ins w:id="940" w:author="seiroi@gmail.com" w:date="2024-02-22T06:03:00Z">
        <w:r w:rsidR="79317796" w:rsidRPr="40939A00">
          <w:rPr>
            <w:rFonts w:asciiTheme="majorHAnsi" w:hAnsiTheme="majorHAnsi" w:cstheme="majorBidi"/>
            <w:lang w:val="en-US"/>
          </w:rPr>
          <w:t>periods</w:t>
        </w:r>
      </w:ins>
      <w:ins w:id="941" w:author="seiroi@gmail.com" w:date="2024-02-22T05:51:00Z">
        <w:r w:rsidR="7031B373" w:rsidRPr="40939A00">
          <w:rPr>
            <w:rFonts w:asciiTheme="majorHAnsi" w:hAnsiTheme="majorHAnsi" w:cstheme="majorBidi"/>
            <w:lang w:val="en-US"/>
          </w:rPr>
          <w:t xml:space="preserve"> of 2011-2017. </w:t>
        </w:r>
      </w:ins>
      <w:commentRangeEnd w:id="939"/>
      <w:r w:rsidR="06549AAA">
        <w:rPr>
          <w:rStyle w:val="ae"/>
        </w:rPr>
        <w:commentReference w:id="939"/>
      </w:r>
    </w:p>
    <w:commentRangeEnd w:id="797"/>
    <w:p w14:paraId="6249EEEF" w14:textId="67CAF8BC" w:rsidR="4A80EBE5" w:rsidRDefault="4A80EBE5" w:rsidP="7E6EA251">
      <w:pPr>
        <w:ind w:left="720"/>
        <w:jc w:val="both"/>
        <w:rPr>
          <w:ins w:id="942" w:author="seiroi@gmail.com" w:date="2024-02-22T03:16:00Z"/>
          <w:rFonts w:asciiTheme="majorHAnsi" w:hAnsiTheme="majorHAnsi" w:cstheme="majorBidi"/>
          <w:b/>
          <w:bCs/>
          <w:lang w:val="en-US"/>
        </w:rPr>
      </w:pPr>
      <w:r>
        <w:rPr>
          <w:rStyle w:val="ae"/>
        </w:rPr>
        <w:commentReference w:id="797"/>
      </w:r>
      <w:commentRangeEnd w:id="798"/>
      <w:r>
        <w:rPr>
          <w:rStyle w:val="ae"/>
        </w:rPr>
        <w:commentReference w:id="798"/>
      </w:r>
      <w:commentRangeEnd w:id="799"/>
      <w:r>
        <w:rPr>
          <w:rStyle w:val="ae"/>
        </w:rPr>
        <w:commentReference w:id="799"/>
      </w:r>
      <w:r w:rsidR="101C5D92" w:rsidRPr="7E6EA251">
        <w:rPr>
          <w:rFonts w:asciiTheme="majorHAnsi" w:hAnsiTheme="majorHAnsi" w:cstheme="majorBidi"/>
          <w:b/>
          <w:bCs/>
          <w:lang w:val="en-US"/>
        </w:rPr>
        <w:t>4.2 Estimating</w:t>
      </w:r>
      <w:ins w:id="943" w:author="seiroi@gmail.com" w:date="2024-02-22T03:58:00Z">
        <w:r w:rsidRPr="7E6EA251">
          <w:rPr>
            <w:rFonts w:asciiTheme="majorHAnsi" w:hAnsiTheme="majorHAnsi" w:cstheme="majorBidi"/>
            <w:b/>
            <w:bCs/>
            <w:lang w:val="en-US"/>
          </w:rPr>
          <w:t xml:space="preserve"> equation</w:t>
        </w:r>
      </w:ins>
    </w:p>
    <w:p w14:paraId="00767C14" w14:textId="000A4B4D" w:rsidR="59D20CBD" w:rsidRDefault="59D20CBD" w:rsidP="4793682B">
      <w:pPr>
        <w:jc w:val="both"/>
        <w:rPr>
          <w:ins w:id="944" w:author="seiroi@gmail.com" w:date="2024-02-22T03:16:00Z"/>
          <w:rFonts w:asciiTheme="majorHAnsi" w:hAnsiTheme="majorHAnsi" w:cstheme="majorBidi"/>
          <w:lang w:val="en-GB"/>
        </w:rPr>
      </w:pPr>
      <w:ins w:id="945" w:author="seiroi@gmail.com" w:date="2024-02-22T03:16:00Z">
        <w:r w:rsidRPr="4793682B">
          <w:rPr>
            <w:rFonts w:asciiTheme="majorHAnsi" w:hAnsiTheme="majorHAnsi" w:cstheme="majorBidi"/>
            <w:lang w:val="en-GB"/>
          </w:rPr>
          <w:t xml:space="preserve">To estimate the effects of the minimum </w:t>
        </w:r>
        <w:proofErr w:type="gramStart"/>
        <w:r w:rsidRPr="4793682B">
          <w:rPr>
            <w:rFonts w:asciiTheme="majorHAnsi" w:hAnsiTheme="majorHAnsi" w:cstheme="majorBidi"/>
            <w:lang w:val="en-GB"/>
          </w:rPr>
          <w:t>wage</w:t>
        </w:r>
        <w:proofErr w:type="gramEnd"/>
        <w:r w:rsidRPr="4793682B">
          <w:rPr>
            <w:rFonts w:asciiTheme="majorHAnsi" w:hAnsiTheme="majorHAnsi" w:cstheme="majorBidi"/>
            <w:lang w:val="en-GB"/>
          </w:rPr>
          <w:t xml:space="preserve"> increase on agricultural enterprises, our empirical analysis employs a </w:t>
        </w:r>
      </w:ins>
      <w:ins w:id="946" w:author="seiroi@gmail.com" w:date="2024-02-22T03:55:00Z">
        <w:r w:rsidR="36CA69C8" w:rsidRPr="4793682B">
          <w:rPr>
            <w:rFonts w:asciiTheme="majorHAnsi" w:hAnsiTheme="majorHAnsi" w:cstheme="majorBidi"/>
            <w:lang w:val="en-GB"/>
          </w:rPr>
          <w:t>version of event study design</w:t>
        </w:r>
      </w:ins>
      <w:ins w:id="947" w:author="seiroi@gmail.com" w:date="2024-02-22T07:36:00Z">
        <w:r w:rsidR="6C4A3E54" w:rsidRPr="4793682B">
          <w:rPr>
            <w:rFonts w:asciiTheme="majorHAnsi" w:hAnsiTheme="majorHAnsi" w:cstheme="majorBidi"/>
            <w:lang w:val="en-GB"/>
          </w:rPr>
          <w:t xml:space="preserve"> </w:t>
        </w:r>
      </w:ins>
      <w:ins w:id="948" w:author="seiroi@gmail.com" w:date="2024-02-22T03:45:00Z">
        <w:r w:rsidR="06098F4A" w:rsidRPr="4793682B">
          <w:rPr>
            <w:rFonts w:asciiTheme="majorHAnsi" w:hAnsiTheme="majorHAnsi" w:cstheme="majorBidi"/>
            <w:lang w:val="en-GB"/>
          </w:rPr>
          <w:t>estimator</w:t>
        </w:r>
      </w:ins>
      <w:ins w:id="949" w:author="seiroi@gmail.com" w:date="2024-02-22T03:16:00Z">
        <w:r w:rsidRPr="4793682B">
          <w:rPr>
            <w:rFonts w:asciiTheme="majorHAnsi" w:hAnsiTheme="majorHAnsi" w:cstheme="majorBidi"/>
            <w:lang w:val="en-GB"/>
          </w:rPr>
          <w:t xml:space="preserve">, building upon the work of </w:t>
        </w:r>
        <w:proofErr w:type="spellStart"/>
        <w:r w:rsidRPr="4793682B">
          <w:rPr>
            <w:rFonts w:asciiTheme="majorHAnsi" w:hAnsiTheme="majorHAnsi" w:cstheme="majorBidi"/>
            <w:lang w:val="en-GB"/>
          </w:rPr>
          <w:t>Harasztsosi</w:t>
        </w:r>
        <w:proofErr w:type="spellEnd"/>
        <w:r w:rsidRPr="4793682B">
          <w:rPr>
            <w:rFonts w:asciiTheme="majorHAnsi" w:hAnsiTheme="majorHAnsi" w:cstheme="majorBidi"/>
            <w:lang w:val="en-GB"/>
          </w:rPr>
          <w:t xml:space="preserve"> and Lindner (2019). Our model is expressed as follows:</w:t>
        </w:r>
      </w:ins>
    </w:p>
    <w:p w14:paraId="3140955A" w14:textId="089F3261" w:rsidR="622AD6A6" w:rsidRDefault="03A202BC" w:rsidP="4793682B">
      <w:pPr>
        <w:jc w:val="both"/>
        <w:rPr>
          <w:ins w:id="950" w:author="seiroi@gmail.com" w:date="2024-02-22T03:16:00Z"/>
          <w:rFonts w:asciiTheme="majorHAnsi" w:hAnsiTheme="majorHAnsi" w:cstheme="majorBidi"/>
          <w:lang w:val="en-GB"/>
        </w:rPr>
      </w:pPr>
      <w:commentRangeStart w:id="951"/>
      <w:commentRangeStart w:id="952"/>
      <w:commentRangeStart w:id="953"/>
      <w:commentRangeStart w:id="954"/>
      <w:ins w:id="955" w:author="seiroi@gmail.com" w:date="2024-02-22T03:16:00Z">
        <w:r w:rsidRPr="40939A00">
          <w:rPr>
            <w:rFonts w:asciiTheme="majorHAnsi" w:hAnsiTheme="majorHAnsi" w:cstheme="majorBidi"/>
            <w:lang w:val="en-GB"/>
          </w:rPr>
          <w:lastRenderedPageBreak/>
          <w:t xml:space="preserve">                (1)           </w:t>
        </w:r>
      </w:ins>
      <w:commentRangeEnd w:id="951"/>
      <w:r w:rsidR="622AD6A6">
        <w:rPr>
          <w:rStyle w:val="ae"/>
        </w:rPr>
        <w:commentReference w:id="951"/>
      </w:r>
      <w:commentRangeEnd w:id="952"/>
      <w:r w:rsidR="622AD6A6">
        <w:rPr>
          <w:rStyle w:val="ae"/>
        </w:rPr>
        <w:commentReference w:id="952"/>
      </w:r>
      <w:commentRangeEnd w:id="953"/>
      <w:r w:rsidR="622AD6A6">
        <w:rPr>
          <w:rStyle w:val="ae"/>
        </w:rPr>
        <w:commentReference w:id="953"/>
      </w:r>
      <w:commentRangeEnd w:id="954"/>
      <w:r w:rsidR="622AD6A6">
        <w:rPr>
          <w:rStyle w:val="ae"/>
        </w:rPr>
        <w:commentReference w:id="954"/>
      </w:r>
      <m:oMath>
        <m:f>
          <m:fPr>
            <m:ctrlPr>
              <w:ins w:id="956" w:author="成朗" w:date="2024-03-18T20:21:00Z">
                <w:rPr>
                  <w:rFonts w:ascii="Cambria Math" w:eastAsia="Times New Roman" w:hAnsi="Cambria Math" w:cstheme="majorHAnsi"/>
                  <w:i/>
                </w:rPr>
              </w:ins>
            </m:ctrlPr>
          </m:fPr>
          <m:num>
            <m:sSub>
              <m:sSubPr>
                <m:ctrlPr>
                  <w:ins w:id="957" w:author="成朗" w:date="2024-03-18T20:21:00Z">
                    <w:rPr>
                      <w:rFonts w:ascii="Cambria Math" w:eastAsia="Times New Roman" w:hAnsi="Cambria Math" w:cstheme="majorHAnsi"/>
                      <w:i/>
                    </w:rPr>
                  </w:ins>
                </m:ctrlPr>
              </m:sSubPr>
              <m:e>
                <m:r>
                  <w:ins w:id="958" w:author="成朗" w:date="2024-03-18T20:21:00Z">
                    <w:rPr>
                      <w:rFonts w:ascii="Cambria Math" w:eastAsia="Times New Roman" w:hAnsi="Cambria Math" w:cstheme="majorHAnsi"/>
                      <w:lang w:val="en-GB" w:eastAsia="en-GB"/>
                    </w:rPr>
                    <m:t>y</m:t>
                  </w:ins>
                </m:r>
              </m:e>
              <m:sub>
                <m:r>
                  <w:ins w:id="959" w:author="成朗" w:date="2024-03-18T20:21:00Z">
                    <w:rPr>
                      <w:rFonts w:ascii="Cambria Math" w:eastAsia="Times New Roman" w:hAnsi="Cambria Math" w:cstheme="majorHAnsi"/>
                      <w:lang w:val="en-GB" w:eastAsia="en-GB"/>
                    </w:rPr>
                    <m:t>it</m:t>
                  </w:ins>
                </m:r>
              </m:sub>
            </m:sSub>
            <m:r>
              <w:ins w:id="960" w:author="成朗" w:date="2024-03-18T20:21:00Z">
                <w:rPr>
                  <w:rFonts w:ascii="Cambria Math" w:eastAsia="Times New Roman" w:hAnsi="Cambria Math" w:cstheme="majorHAnsi"/>
                  <w:lang w:val="en-GB" w:eastAsia="en-GB"/>
                </w:rPr>
                <m:t>-</m:t>
              </w:ins>
            </m:r>
            <m:sSub>
              <m:sSubPr>
                <m:ctrlPr>
                  <w:ins w:id="961" w:author="成朗" w:date="2024-03-18T20:21:00Z">
                    <w:rPr>
                      <w:rFonts w:ascii="Cambria Math" w:eastAsia="Times New Roman" w:hAnsi="Cambria Math" w:cstheme="majorHAnsi"/>
                      <w:i/>
                    </w:rPr>
                  </w:ins>
                </m:ctrlPr>
              </m:sSubPr>
              <m:e>
                <m:r>
                  <w:ins w:id="962" w:author="成朗" w:date="2024-03-18T20:21:00Z">
                    <w:rPr>
                      <w:rFonts w:ascii="Cambria Math" w:eastAsia="Times New Roman" w:hAnsi="Cambria Math" w:cstheme="majorHAnsi"/>
                      <w:lang w:val="en-GB" w:eastAsia="en-GB"/>
                    </w:rPr>
                    <m:t>y</m:t>
                  </w:ins>
                </m:r>
              </m:e>
              <m:sub>
                <m:r>
                  <w:ins w:id="963" w:author="成朗" w:date="2024-03-18T20:21:00Z">
                    <w:rPr>
                      <w:rFonts w:ascii="Cambria Math" w:eastAsia="Times New Roman" w:hAnsi="Cambria Math" w:cstheme="majorHAnsi"/>
                      <w:lang w:val="en-GB" w:eastAsia="en-GB"/>
                    </w:rPr>
                    <m:t>i2013</m:t>
                  </w:ins>
                </m:r>
              </m:sub>
            </m:sSub>
          </m:num>
          <m:den>
            <m:sSub>
              <m:sSubPr>
                <m:ctrlPr>
                  <w:ins w:id="964" w:author="成朗" w:date="2024-03-18T20:21:00Z">
                    <w:rPr>
                      <w:rFonts w:ascii="Cambria Math" w:eastAsia="Times New Roman" w:hAnsi="Cambria Math" w:cstheme="majorHAnsi"/>
                      <w:i/>
                    </w:rPr>
                  </w:ins>
                </m:ctrlPr>
              </m:sSubPr>
              <m:e>
                <m:r>
                  <w:ins w:id="965" w:author="成朗" w:date="2024-03-18T20:21:00Z">
                    <w:rPr>
                      <w:rFonts w:ascii="Cambria Math" w:eastAsia="Times New Roman" w:hAnsi="Cambria Math" w:cstheme="majorHAnsi"/>
                      <w:lang w:val="en-GB" w:eastAsia="en-GB"/>
                    </w:rPr>
                    <m:t>y</m:t>
                  </w:ins>
                </m:r>
              </m:e>
              <m:sub>
                <m:r>
                  <w:ins w:id="966" w:author="成朗" w:date="2024-03-18T20:21:00Z">
                    <w:rPr>
                      <w:rFonts w:ascii="Cambria Math" w:eastAsia="Times New Roman" w:hAnsi="Cambria Math" w:cstheme="majorHAnsi"/>
                      <w:lang w:val="en-GB" w:eastAsia="en-GB"/>
                    </w:rPr>
                    <m:t>i2013</m:t>
                  </w:ins>
                </m:r>
              </m:sub>
            </m:sSub>
          </m:den>
        </m:f>
        <m:r>
          <w:ins w:id="967" w:author="成朗" w:date="2024-03-18T20:21:00Z">
            <w:rPr>
              <w:rFonts w:ascii="Cambria Math" w:eastAsia="Times New Roman" w:hAnsi="Cambria Math" w:cstheme="majorHAnsi"/>
              <w:lang w:val="en-GB" w:eastAsia="en-GB"/>
            </w:rPr>
            <m:t xml:space="preserve">= </m:t>
          </w:ins>
        </m:r>
        <m:sSub>
          <m:sSubPr>
            <m:ctrlPr>
              <w:ins w:id="968" w:author="成朗" w:date="2024-03-18T20:21:00Z">
                <w:rPr>
                  <w:rFonts w:ascii="Cambria Math" w:eastAsia="Times New Roman" w:hAnsi="Cambria Math" w:cstheme="majorHAnsi"/>
                  <w:i/>
                </w:rPr>
              </w:ins>
            </m:ctrlPr>
          </m:sSubPr>
          <m:e>
            <m:r>
              <w:ins w:id="969" w:author="成朗" w:date="2024-03-18T20:21:00Z">
                <w:rPr>
                  <w:rFonts w:ascii="Cambria Math" w:eastAsia="Times New Roman" w:hAnsi="Cambria Math" w:cstheme="majorHAnsi"/>
                  <w:lang w:val="en-GB" w:eastAsia="en-GB"/>
                </w:rPr>
                <m:t>α</m:t>
              </w:ins>
            </m:r>
          </m:e>
          <m:sub>
            <m:r>
              <w:ins w:id="970" w:author="成朗" w:date="2024-03-18T20:21:00Z">
                <w:rPr>
                  <w:rFonts w:ascii="Cambria Math" w:eastAsia="Times New Roman" w:hAnsi="Cambria Math" w:cstheme="majorHAnsi"/>
                  <w:lang w:val="en-GB" w:eastAsia="en-GB"/>
                </w:rPr>
                <m:t>t</m:t>
              </w:ins>
            </m:r>
          </m:sub>
        </m:sSub>
        <m:r>
          <w:ins w:id="971" w:author="成朗" w:date="2024-03-18T20:21:00Z">
            <w:rPr>
              <w:rFonts w:ascii="Cambria Math" w:eastAsia="Times New Roman" w:hAnsi="Cambria Math" w:cstheme="majorHAnsi"/>
              <w:lang w:val="en-GB" w:eastAsia="en-GB"/>
            </w:rPr>
            <m:t>+</m:t>
          </w:ins>
        </m:r>
        <m:sSub>
          <m:sSubPr>
            <m:ctrlPr>
              <w:ins w:id="972" w:author="成朗" w:date="2024-03-18T20:21:00Z">
                <w:rPr>
                  <w:rFonts w:ascii="Cambria Math" w:eastAsia="Times New Roman" w:hAnsi="Cambria Math" w:cstheme="majorHAnsi"/>
                  <w:i/>
                </w:rPr>
              </w:ins>
            </m:ctrlPr>
          </m:sSubPr>
          <m:e>
            <m:r>
              <w:ins w:id="973" w:author="成朗" w:date="2024-03-18T20:21:00Z">
                <w:rPr>
                  <w:rFonts w:ascii="Cambria Math" w:eastAsia="Times New Roman" w:hAnsi="Cambria Math" w:cstheme="majorHAnsi"/>
                  <w:lang w:val="en-GB" w:eastAsia="en-GB"/>
                </w:rPr>
                <m:t>β</m:t>
              </w:ins>
            </m:r>
          </m:e>
          <m:sub>
            <m:r>
              <w:ins w:id="974" w:author="成朗" w:date="2024-03-18T20:21:00Z">
                <w:rPr>
                  <w:rFonts w:ascii="Cambria Math" w:eastAsia="Times New Roman" w:hAnsi="Cambria Math" w:cstheme="majorHAnsi"/>
                  <w:lang w:val="en-GB" w:eastAsia="en-GB"/>
                </w:rPr>
                <m:t>t</m:t>
              </w:ins>
            </m:r>
          </m:sub>
        </m:sSub>
        <m:sSub>
          <m:sSubPr>
            <m:ctrlPr>
              <w:ins w:id="975" w:author="成朗" w:date="2024-03-18T20:26:00Z">
                <w:rPr>
                  <w:rFonts w:ascii="Cambria Math" w:eastAsia="Times New Roman" w:hAnsi="Cambria Math" w:cstheme="majorHAnsi"/>
                  <w:i/>
                  <w:lang w:val="en-GB" w:eastAsia="en-GB"/>
                </w:rPr>
              </w:ins>
            </m:ctrlPr>
          </m:sSubPr>
          <m:e>
            <m:r>
              <w:ins w:id="976" w:author="成朗" w:date="2024-03-18T20:26:00Z">
                <w:rPr>
                  <w:rFonts w:ascii="Cambria Math" w:eastAsia="Times New Roman" w:hAnsi="Cambria Math" w:cstheme="majorHAnsi"/>
                  <w:lang w:val="en-GB" w:eastAsia="en-GB"/>
                </w:rPr>
                <m:t>FA</m:t>
              </w:ins>
            </m:r>
          </m:e>
          <m:sub>
            <m:r>
              <w:ins w:id="977" w:author="成朗" w:date="2024-03-18T20:26:00Z">
                <w:rPr>
                  <w:rFonts w:ascii="Cambria Math" w:eastAsia="Times New Roman" w:hAnsi="Cambria Math" w:cstheme="majorHAnsi"/>
                  <w:lang w:val="en-GB" w:eastAsia="en-GB"/>
                </w:rPr>
                <m:t>i</m:t>
              </w:ins>
            </m:r>
          </m:sub>
        </m:sSub>
        <m:r>
          <w:ins w:id="978" w:author="成朗" w:date="2024-03-18T20:21:00Z">
            <w:rPr>
              <w:rFonts w:ascii="Cambria Math" w:eastAsia="Times New Roman" w:hAnsi="Cambria Math" w:cstheme="majorHAnsi"/>
              <w:lang w:val="en-GB" w:eastAsia="en-GB"/>
            </w:rPr>
            <m:t>+</m:t>
          </w:ins>
        </m:r>
        <m:r>
          <w:ins w:id="979" w:author="成朗" w:date="2024-03-18T20:21:00Z">
            <w:rPr>
              <w:rFonts w:ascii="Cambria Math" w:eastAsia="Times New Roman" w:hAnsi="Cambria Math" w:cstheme="majorHAnsi"/>
            </w:rPr>
            <m:t>γ</m:t>
          </w:ins>
        </m:r>
        <m:sSub>
          <m:sSubPr>
            <m:ctrlPr>
              <w:ins w:id="980" w:author="成朗" w:date="2024-03-18T20:21:00Z">
                <w:rPr>
                  <w:rFonts w:ascii="Cambria Math" w:eastAsia="Times New Roman" w:hAnsi="Cambria Math" w:cstheme="majorHAnsi"/>
                  <w:i/>
                </w:rPr>
              </w:ins>
            </m:ctrlPr>
          </m:sSubPr>
          <m:e>
            <m:r>
              <w:ins w:id="981" w:author="成朗" w:date="2024-03-18T20:21:00Z">
                <w:rPr>
                  <w:rFonts w:ascii="Cambria Math" w:eastAsia="Times New Roman" w:hAnsi="Cambria Math" w:cstheme="majorHAnsi"/>
                  <w:lang w:val="en-GB" w:eastAsia="en-GB"/>
                </w:rPr>
                <m:t>X</m:t>
              </w:ins>
            </m:r>
          </m:e>
          <m:sub>
            <m:r>
              <w:ins w:id="982" w:author="成朗" w:date="2024-03-18T20:21:00Z">
                <w:rPr>
                  <w:rFonts w:ascii="Cambria Math" w:eastAsia="Times New Roman" w:hAnsi="Cambria Math" w:cstheme="majorHAnsi"/>
                  <w:lang w:val="en-GB" w:eastAsia="en-GB"/>
                </w:rPr>
                <m:t>it</m:t>
              </w:ins>
            </m:r>
          </m:sub>
        </m:sSub>
        <m:r>
          <w:ins w:id="983" w:author="成朗" w:date="2024-03-18T20:21:00Z">
            <w:rPr>
              <w:rFonts w:ascii="Cambria Math" w:eastAsia="Times New Roman" w:hAnsi="Cambria Math" w:cstheme="majorHAnsi"/>
              <w:lang w:val="en-GB" w:eastAsia="en-GB"/>
            </w:rPr>
            <m:t>+</m:t>
          </w:ins>
        </m:r>
        <m:sSub>
          <m:sSubPr>
            <m:ctrlPr>
              <w:ins w:id="984" w:author="成朗" w:date="2024-03-18T20:21:00Z">
                <w:rPr>
                  <w:rFonts w:ascii="Cambria Math" w:eastAsia="Times New Roman" w:hAnsi="Cambria Math" w:cstheme="majorHAnsi"/>
                  <w:i/>
                </w:rPr>
              </w:ins>
            </m:ctrlPr>
          </m:sSubPr>
          <m:e>
            <m:r>
              <w:ins w:id="985" w:author="成朗" w:date="2024-03-18T20:21:00Z">
                <w:rPr>
                  <w:rFonts w:ascii="Cambria Math" w:eastAsia="Times New Roman" w:hAnsi="Cambria Math" w:cstheme="majorHAnsi"/>
                  <w:lang w:val="en-GB" w:eastAsia="en-GB"/>
                </w:rPr>
                <m:t>ε</m:t>
              </w:ins>
            </m:r>
          </m:e>
          <m:sub>
            <m:r>
              <w:ins w:id="986" w:author="成朗" w:date="2024-03-18T20:21:00Z">
                <w:rPr>
                  <w:rFonts w:ascii="Cambria Math" w:eastAsia="Times New Roman" w:hAnsi="Cambria Math" w:cstheme="majorHAnsi"/>
                  <w:lang w:val="en-GB" w:eastAsia="en-GB"/>
                </w:rPr>
                <m:t>it</m:t>
              </w:ins>
            </m:r>
          </m:sub>
        </m:sSub>
      </m:oMath>
      <w:ins w:id="987" w:author="成朗" w:date="2024-03-18T20:21:00Z">
        <w:r w:rsidR="0069731C" w:rsidRPr="00CF21D5">
          <w:rPr>
            <w:rFonts w:asciiTheme="majorHAnsi" w:eastAsia="Times New Roman" w:hAnsiTheme="majorHAnsi" w:cstheme="majorHAnsi"/>
            <w:lang w:val="en-GB" w:eastAsia="en-GB"/>
          </w:rPr>
          <w:t xml:space="preserve">           </w:t>
        </w:r>
      </w:ins>
    </w:p>
    <w:p w14:paraId="68708876" w14:textId="57B9EACB" w:rsidR="59D20CBD" w:rsidRDefault="03A202BC" w:rsidP="0069731C">
      <w:pPr>
        <w:jc w:val="both"/>
        <w:rPr>
          <w:ins w:id="988" w:author="seiroi@gmail.com" w:date="2024-02-22T03:50:00Z"/>
          <w:rFonts w:asciiTheme="majorHAnsi" w:hAnsiTheme="majorHAnsi" w:cstheme="majorBidi"/>
          <w:lang w:val="en-GB"/>
        </w:rPr>
      </w:pPr>
      <w:ins w:id="989" w:author="seiroi@gmail.com" w:date="2024-02-22T03:16:00Z">
        <w:r w:rsidRPr="40939A00">
          <w:rPr>
            <w:rFonts w:asciiTheme="majorHAnsi" w:hAnsiTheme="majorHAnsi" w:cstheme="majorBidi"/>
            <w:lang w:val="en-GB"/>
          </w:rPr>
          <w:t xml:space="preserve">In this equation, </w:t>
        </w:r>
      </w:ins>
      <m:oMath>
        <m:sSub>
          <m:sSubPr>
            <m:ctrlPr>
              <w:ins w:id="990" w:author="成朗" w:date="2024-03-18T20:21:00Z">
                <w:rPr>
                  <w:rFonts w:ascii="Cambria Math" w:eastAsia="Times New Roman" w:hAnsi="Cambria Math" w:cstheme="majorHAnsi"/>
                  <w:i/>
                </w:rPr>
              </w:ins>
            </m:ctrlPr>
          </m:sSubPr>
          <m:e>
            <m:r>
              <w:ins w:id="991" w:author="成朗" w:date="2024-03-18T20:21:00Z">
                <w:rPr>
                  <w:rFonts w:ascii="Cambria Math" w:eastAsia="Times New Roman" w:hAnsi="Cambria Math" w:cstheme="majorHAnsi"/>
                  <w:lang w:val="en-GB" w:eastAsia="en-GB"/>
                </w:rPr>
                <m:t>y</m:t>
              </w:ins>
            </m:r>
          </m:e>
          <m:sub>
            <m:r>
              <w:ins w:id="992" w:author="成朗" w:date="2024-03-18T20:21:00Z">
                <w:rPr>
                  <w:rFonts w:ascii="Cambria Math" w:eastAsia="Times New Roman" w:hAnsi="Cambria Math" w:cstheme="majorHAnsi"/>
                  <w:lang w:val="en-GB" w:eastAsia="en-GB"/>
                </w:rPr>
                <m:t>it</m:t>
              </w:ins>
            </m:r>
          </m:sub>
        </m:sSub>
      </m:oMath>
      <w:commentRangeStart w:id="993"/>
      <w:ins w:id="994" w:author="seiroi@gmail.com" w:date="2024-02-22T03:16:00Z">
        <w:r w:rsidRPr="40939A00">
          <w:rPr>
            <w:rFonts w:asciiTheme="majorHAnsi" w:hAnsiTheme="majorHAnsi" w:cstheme="majorBidi"/>
            <w:lang w:val="en-GB"/>
          </w:rPr>
          <w:t xml:space="preserve">  </w:t>
        </w:r>
      </w:ins>
      <w:commentRangeEnd w:id="993"/>
      <w:r w:rsidR="59D20CBD">
        <w:rPr>
          <w:rStyle w:val="ae"/>
        </w:rPr>
        <w:commentReference w:id="993"/>
      </w:r>
      <w:ins w:id="995" w:author="seiroi@gmail.com" w:date="2024-02-22T03:16:00Z">
        <w:r w:rsidRPr="40939A00">
          <w:rPr>
            <w:rFonts w:asciiTheme="majorHAnsi" w:hAnsiTheme="majorHAnsi" w:cstheme="majorBidi"/>
            <w:lang w:val="en-GB"/>
          </w:rPr>
          <w:t>represents the outcome of interest for firm</w:t>
        </w:r>
      </w:ins>
      <w:ins w:id="996" w:author="成朗" w:date="2024-03-18T20:22:00Z">
        <w:r w:rsidR="0069731C" w:rsidRPr="0069731C">
          <w:rPr>
            <w:rFonts w:ascii="Cambria Math" w:eastAsia="Times New Roman" w:hAnsi="Cambria Math" w:cstheme="majorHAnsi"/>
            <w:i/>
            <w:lang w:val="en-GB" w:eastAsia="en-GB"/>
          </w:rPr>
          <w:t xml:space="preserve"> </w:t>
        </w:r>
      </w:ins>
      <m:oMath>
        <m:r>
          <w:ins w:id="997" w:author="成朗" w:date="2024-03-18T20:22:00Z">
            <w:rPr>
              <w:rFonts w:ascii="Cambria Math" w:eastAsia="Times New Roman" w:hAnsi="Cambria Math" w:cstheme="majorHAnsi"/>
              <w:lang w:val="en-GB" w:eastAsia="en-GB"/>
            </w:rPr>
            <m:t>i</m:t>
          </w:ins>
        </m:r>
      </m:oMath>
      <w:ins w:id="998" w:author="成朗" w:date="2024-03-18T20:22:00Z">
        <w:r w:rsidR="0069731C" w:rsidRPr="00CF21D5">
          <w:rPr>
            <w:rFonts w:asciiTheme="majorHAnsi" w:eastAsia="Times New Roman" w:hAnsiTheme="majorHAnsi" w:cstheme="majorHAnsi"/>
            <w:lang w:val="en-GB" w:eastAsia="en-GB"/>
          </w:rPr>
          <w:t xml:space="preserve"> at time </w:t>
        </w:r>
      </w:ins>
      <m:oMath>
        <m:r>
          <w:ins w:id="999" w:author="成朗" w:date="2024-03-18T20:22:00Z">
            <w:rPr>
              <w:rFonts w:ascii="Cambria Math" w:eastAsia="Times New Roman" w:hAnsi="Cambria Math" w:cstheme="majorHAnsi"/>
              <w:lang w:val="en-GB" w:eastAsia="en-GB"/>
            </w:rPr>
            <m:t>t</m:t>
          </w:ins>
        </m:r>
      </m:oMath>
      <w:ins w:id="1000" w:author="成朗" w:date="2024-03-18T20:25:00Z">
        <w:r w:rsidR="0069731C">
          <w:rPr>
            <w:rFonts w:asciiTheme="majorHAnsi" w:hAnsiTheme="majorHAnsi" w:cstheme="majorHAnsi" w:hint="eastAsia"/>
            <w:lang w:val="en-GB" w:eastAsia="ja-JP"/>
          </w:rPr>
          <w:t>.</w:t>
        </w:r>
      </w:ins>
      <w:ins w:id="1001" w:author="成朗" w:date="2024-03-18T20:22:00Z">
        <w:r w:rsidR="0069731C" w:rsidRPr="00CF21D5">
          <w:rPr>
            <w:rFonts w:asciiTheme="majorHAnsi" w:eastAsia="Times New Roman" w:hAnsiTheme="majorHAnsi" w:cstheme="majorHAnsi"/>
            <w:lang w:val="en-GB" w:eastAsia="en-GB"/>
          </w:rPr>
          <w:t xml:space="preserve"> </w:t>
        </w:r>
      </w:ins>
      <w:ins w:id="1002" w:author="seiroi@gmail.com" w:date="2024-02-22T03:16:00Z">
        <w:del w:id="1003" w:author="成朗" w:date="2024-03-18T20:24:00Z">
          <w:r w:rsidRPr="40939A00" w:rsidDel="0069731C">
            <w:rPr>
              <w:rFonts w:asciiTheme="majorHAnsi" w:hAnsiTheme="majorHAnsi" w:cstheme="majorBidi"/>
              <w:lang w:val="en-GB"/>
            </w:rPr>
            <w:delText xml:space="preserve">  at time . </w:delText>
          </w:r>
        </w:del>
        <w:r w:rsidRPr="40939A00">
          <w:rPr>
            <w:rFonts w:asciiTheme="majorHAnsi" w:hAnsiTheme="majorHAnsi" w:cstheme="majorBidi"/>
            <w:lang w:val="en-GB"/>
          </w:rPr>
          <w:t>The variable</w:t>
        </w:r>
        <w:del w:id="1004" w:author="成朗" w:date="2024-03-18T20:32:00Z">
          <w:r w:rsidRPr="40939A00" w:rsidDel="00583F06">
            <w:rPr>
              <w:rFonts w:asciiTheme="majorHAnsi" w:hAnsiTheme="majorHAnsi" w:cstheme="majorBidi"/>
              <w:lang w:val="en-GB"/>
            </w:rPr>
            <w:delText xml:space="preserve"> </w:delText>
          </w:r>
        </w:del>
      </w:ins>
      <m:oMath>
        <m:sSub>
          <m:sSubPr>
            <m:ctrlPr>
              <w:ins w:id="1005" w:author="成朗" w:date="2024-03-18T20:32:00Z">
                <w:rPr>
                  <w:rFonts w:ascii="Cambria Math" w:eastAsia="Times New Roman" w:hAnsi="Cambria Math" w:cstheme="majorHAnsi"/>
                  <w:i/>
                  <w:lang w:val="en-GB" w:eastAsia="en-GB"/>
                </w:rPr>
              </w:ins>
            </m:ctrlPr>
          </m:sSubPr>
          <m:e>
            <m:r>
              <w:ins w:id="1006" w:author="成朗" w:date="2024-03-18T20:32:00Z">
                <w:rPr>
                  <w:rFonts w:ascii="Cambria Math" w:eastAsia="Times New Roman" w:hAnsi="Cambria Math" w:cstheme="majorHAnsi"/>
                  <w:lang w:val="en-GB" w:eastAsia="en-GB"/>
                </w:rPr>
                <m:t>FA</m:t>
              </w:ins>
            </m:r>
          </m:e>
          <m:sub>
            <m:r>
              <w:ins w:id="1007" w:author="成朗" w:date="2024-03-18T20:32:00Z">
                <w:rPr>
                  <w:rFonts w:ascii="Cambria Math" w:eastAsia="Times New Roman" w:hAnsi="Cambria Math" w:cstheme="majorHAnsi"/>
                  <w:lang w:val="en-GB" w:eastAsia="en-GB"/>
                </w:rPr>
                <m:t>i</m:t>
              </w:ins>
            </m:r>
          </m:sub>
        </m:sSub>
      </m:oMath>
      <w:commentRangeStart w:id="1008"/>
      <w:ins w:id="1009" w:author="seiroi@gmail.com" w:date="2024-02-22T03:16:00Z">
        <w:r w:rsidRPr="40939A00">
          <w:rPr>
            <w:rFonts w:asciiTheme="majorHAnsi" w:hAnsiTheme="majorHAnsi" w:cstheme="majorBidi"/>
            <w:lang w:val="en-GB"/>
          </w:rPr>
          <w:t xml:space="preserve">  </w:t>
        </w:r>
      </w:ins>
      <w:commentRangeEnd w:id="1008"/>
      <w:r w:rsidR="59D20CBD">
        <w:rPr>
          <w:rStyle w:val="ae"/>
        </w:rPr>
        <w:commentReference w:id="1008"/>
      </w:r>
      <w:ins w:id="1010" w:author="seiroi@gmail.com" w:date="2024-02-22T03:16:00Z">
        <w:r w:rsidRPr="40939A00">
          <w:rPr>
            <w:rFonts w:asciiTheme="majorHAnsi" w:hAnsiTheme="majorHAnsi" w:cstheme="majorBidi"/>
            <w:lang w:val="en-GB"/>
          </w:rPr>
          <w:t xml:space="preserve">represents the proportion of </w:t>
        </w:r>
      </w:ins>
      <w:ins w:id="1011" w:author="seiroi@gmail.com" w:date="2024-02-22T07:49:00Z">
        <w:r w:rsidR="4D655610" w:rsidRPr="40939A00">
          <w:rPr>
            <w:rFonts w:asciiTheme="majorHAnsi" w:hAnsiTheme="majorHAnsi" w:cstheme="majorBidi"/>
            <w:lang w:val="en-GB"/>
          </w:rPr>
          <w:t>employee</w:t>
        </w:r>
      </w:ins>
      <w:ins w:id="1012" w:author="seiroi@gmail.com" w:date="2024-02-22T03:16:00Z">
        <w:r w:rsidRPr="40939A00">
          <w:rPr>
            <w:rFonts w:asciiTheme="majorHAnsi" w:hAnsiTheme="majorHAnsi" w:cstheme="majorBidi"/>
            <w:lang w:val="en-GB"/>
          </w:rPr>
          <w:t xml:space="preserve">s impacted in firm </w:t>
        </w:r>
        <w:del w:id="1013" w:author="成朗" w:date="2024-03-18T20:32:00Z">
          <w:r w:rsidRPr="40939A00" w:rsidDel="00583F06">
            <w:rPr>
              <w:rFonts w:asciiTheme="majorHAnsi" w:hAnsiTheme="majorHAnsi" w:cstheme="majorBidi"/>
              <w:i/>
              <w:iCs/>
              <w:lang w:val="en-GB"/>
            </w:rPr>
            <w:delText>i</w:delText>
          </w:r>
        </w:del>
      </w:ins>
      <w:ins w:id="1014" w:author="成朗" w:date="2024-03-18T20:32:00Z">
        <w:r w:rsidR="00583F06">
          <w:rPr>
            <w:rFonts w:asciiTheme="majorHAnsi" w:hAnsiTheme="majorHAnsi" w:cstheme="majorBidi"/>
            <w:i/>
            <w:iCs/>
            <w:lang w:val="en-GB"/>
          </w:rPr>
          <w:t>I</w:t>
        </w:r>
      </w:ins>
      <w:ins w:id="1015" w:author="Von Fintel, Dieter [dieter2@sun.ac.za]" w:date="2024-02-27T06:11:00Z">
        <w:r w:rsidR="5E2F5042" w:rsidRPr="00583F06">
          <w:rPr>
            <w:rFonts w:asciiTheme="majorHAnsi" w:hAnsiTheme="majorHAnsi" w:cstheme="majorBidi"/>
            <w:lang w:val="en-GB"/>
          </w:rPr>
          <w:t>,</w:t>
        </w:r>
        <w:r w:rsidR="5E2F5042" w:rsidRPr="40939A00">
          <w:rPr>
            <w:rFonts w:asciiTheme="majorHAnsi" w:hAnsiTheme="majorHAnsi" w:cstheme="majorBidi"/>
            <w:lang w:val="en-GB"/>
          </w:rPr>
          <w:t xml:space="preserve"> assuming full compliance with the minimum wage increase</w:t>
        </w:r>
      </w:ins>
      <w:ins w:id="1016" w:author="seiroi@gmail.com" w:date="2024-02-22T03:46:00Z">
        <w:r w:rsidR="02EE1B6E" w:rsidRPr="40939A00">
          <w:rPr>
            <w:rFonts w:asciiTheme="majorHAnsi" w:hAnsiTheme="majorHAnsi" w:cstheme="majorBidi"/>
            <w:i/>
            <w:iCs/>
            <w:lang w:val="en-GB"/>
          </w:rPr>
          <w:t xml:space="preserve">. </w:t>
        </w:r>
        <w:r w:rsidR="02EE1B6E" w:rsidRPr="40939A00">
          <w:rPr>
            <w:rFonts w:asciiTheme="majorHAnsi" w:hAnsiTheme="majorHAnsi" w:cstheme="majorBidi"/>
            <w:lang w:val="en-GB"/>
            <w:rPrChange w:id="1017" w:author="seiroi@gmail.com" w:date="2024-02-22T03:46:00Z">
              <w:rPr>
                <w:rFonts w:asciiTheme="majorHAnsi" w:hAnsiTheme="majorHAnsi" w:cstheme="majorBidi"/>
                <w:i/>
                <w:iCs/>
                <w:lang w:val="en-GB"/>
              </w:rPr>
            </w:rPrChange>
          </w:rPr>
          <w:t>It</w:t>
        </w:r>
      </w:ins>
      <w:ins w:id="1018" w:author="seiroi@gmail.com" w:date="2024-02-22T03:16:00Z">
        <w:r w:rsidRPr="40939A00">
          <w:rPr>
            <w:rFonts w:asciiTheme="majorHAnsi" w:hAnsiTheme="majorHAnsi" w:cstheme="majorBidi"/>
            <w:i/>
            <w:iCs/>
            <w:lang w:val="en-GB"/>
          </w:rPr>
          <w:t xml:space="preserve"> </w:t>
        </w:r>
      </w:ins>
      <w:ins w:id="1019" w:author="seiroi@gmail.com" w:date="2024-02-22T03:47:00Z">
        <w:r w:rsidR="2FEFE34C" w:rsidRPr="40939A00">
          <w:rPr>
            <w:rFonts w:asciiTheme="majorHAnsi" w:hAnsiTheme="majorHAnsi" w:cstheme="majorBidi"/>
            <w:lang w:val="en-GB"/>
            <w:rPrChange w:id="1020" w:author="seiroi@gmail.com" w:date="2024-02-22T03:47:00Z">
              <w:rPr>
                <w:rFonts w:asciiTheme="majorHAnsi" w:hAnsiTheme="majorHAnsi" w:cstheme="majorBidi"/>
                <w:i/>
                <w:iCs/>
                <w:lang w:val="en-GB"/>
              </w:rPr>
            </w:rPrChange>
          </w:rPr>
          <w:t>i</w:t>
        </w:r>
      </w:ins>
      <w:ins w:id="1021" w:author="seiroi@gmail.com" w:date="2024-02-22T03:16:00Z">
        <w:r w:rsidRPr="40939A00">
          <w:rPr>
            <w:rFonts w:asciiTheme="majorHAnsi" w:hAnsiTheme="majorHAnsi" w:cstheme="majorBidi"/>
            <w:lang w:val="en-GB"/>
          </w:rPr>
          <w:t xml:space="preserve">s the proportion of workers in </w:t>
        </w:r>
        <w:commentRangeStart w:id="1022"/>
        <w:r w:rsidRPr="40939A00">
          <w:rPr>
            <w:rFonts w:asciiTheme="majorHAnsi" w:hAnsiTheme="majorHAnsi" w:cstheme="majorBidi"/>
            <w:lang w:val="en-GB"/>
          </w:rPr>
          <w:t xml:space="preserve">2012 </w:t>
        </w:r>
      </w:ins>
      <w:commentRangeEnd w:id="1022"/>
      <w:r w:rsidR="59D20CBD">
        <w:rPr>
          <w:rStyle w:val="ae"/>
        </w:rPr>
        <w:commentReference w:id="1022"/>
      </w:r>
      <w:ins w:id="1023" w:author="seiroi@gmail.com" w:date="2024-02-22T03:16:00Z">
        <w:r w:rsidRPr="40939A00">
          <w:rPr>
            <w:rFonts w:asciiTheme="majorHAnsi" w:hAnsiTheme="majorHAnsi" w:cstheme="majorBidi"/>
            <w:lang w:val="en-GB"/>
          </w:rPr>
          <w:t xml:space="preserve">who earned below the new minimum wage. </w:t>
        </w:r>
      </w:ins>
      <w:ins w:id="1024" w:author="seiroi@gmail.com" w:date="2024-02-22T03:48:00Z">
        <w:r w:rsidR="2245BF36" w:rsidRPr="40939A00">
          <w:rPr>
            <w:rFonts w:asciiTheme="majorHAnsi" w:hAnsiTheme="majorHAnsi" w:cstheme="majorBidi"/>
            <w:lang w:val="en-GB"/>
          </w:rPr>
          <w:t>To understand how the pre-policy exposure affects the outcome, w</w:t>
        </w:r>
      </w:ins>
      <w:ins w:id="1025" w:author="seiroi@gmail.com" w:date="2024-02-22T03:47:00Z">
        <w:r w:rsidR="66330C03" w:rsidRPr="40939A00">
          <w:rPr>
            <w:rFonts w:asciiTheme="majorHAnsi" w:hAnsiTheme="majorHAnsi" w:cstheme="majorBidi"/>
            <w:lang w:val="en-GB"/>
          </w:rPr>
          <w:t xml:space="preserve">e </w:t>
        </w:r>
        <w:r w:rsidR="39F831B9" w:rsidRPr="40939A00">
          <w:rPr>
            <w:rFonts w:asciiTheme="majorHAnsi" w:hAnsiTheme="majorHAnsi" w:cstheme="majorBidi"/>
            <w:lang w:val="en-GB"/>
          </w:rPr>
          <w:t>use</w:t>
        </w:r>
        <w:r w:rsidR="66330C03" w:rsidRPr="40939A00">
          <w:rPr>
            <w:rFonts w:asciiTheme="majorHAnsi" w:hAnsiTheme="majorHAnsi" w:cstheme="majorBidi"/>
            <w:lang w:val="en-GB"/>
          </w:rPr>
          <w:t xml:space="preserve"> t</w:t>
        </w:r>
      </w:ins>
      <w:ins w:id="1026" w:author="seiroi@gmail.com" w:date="2024-02-22T03:16:00Z">
        <w:r w:rsidRPr="40939A00">
          <w:rPr>
            <w:rFonts w:asciiTheme="majorHAnsi" w:hAnsiTheme="majorHAnsi" w:cstheme="majorBidi"/>
            <w:lang w:val="en-GB"/>
          </w:rPr>
          <w:t xml:space="preserve">he </w:t>
        </w:r>
      </w:ins>
      <w:ins w:id="1027" w:author="seiroi@gmail.com" w:date="2024-02-22T03:47:00Z">
        <w:r w:rsidR="50DCC96E" w:rsidRPr="40939A00">
          <w:rPr>
            <w:rFonts w:asciiTheme="majorHAnsi" w:hAnsiTheme="majorHAnsi" w:cstheme="majorBidi"/>
            <w:lang w:val="en-GB"/>
          </w:rPr>
          <w:t xml:space="preserve">initial value of </w:t>
        </w:r>
      </w:ins>
      <w:ins w:id="1028" w:author="seiroi@gmail.com" w:date="2024-02-22T03:16:00Z">
        <w:r w:rsidRPr="40939A00">
          <w:rPr>
            <w:rFonts w:asciiTheme="majorHAnsi" w:hAnsiTheme="majorHAnsi" w:cstheme="majorBidi"/>
            <w:lang w:val="en-GB"/>
          </w:rPr>
          <w:t xml:space="preserve">fraction affected variable throughout the examined span </w:t>
        </w:r>
      </w:ins>
      <w:ins w:id="1029" w:author="seiroi@gmail.com" w:date="2024-02-22T03:48:00Z">
        <w:r w:rsidR="34D96D9F" w:rsidRPr="40939A00">
          <w:rPr>
            <w:rFonts w:asciiTheme="majorHAnsi" w:hAnsiTheme="majorHAnsi" w:cstheme="majorBidi"/>
            <w:lang w:val="en-GB"/>
          </w:rPr>
          <w:t>of</w:t>
        </w:r>
      </w:ins>
      <w:ins w:id="1030" w:author="seiroi@gmail.com" w:date="2024-02-22T03:16:00Z">
        <w:r w:rsidRPr="40939A00">
          <w:rPr>
            <w:rFonts w:asciiTheme="majorHAnsi" w:hAnsiTheme="majorHAnsi" w:cstheme="majorBidi"/>
            <w:lang w:val="en-GB"/>
          </w:rPr>
          <w:t xml:space="preserve"> each firm. The</w:t>
        </w:r>
        <w:commentRangeStart w:id="1031"/>
        <w:r w:rsidRPr="40939A00">
          <w:rPr>
            <w:rFonts w:asciiTheme="majorHAnsi" w:hAnsiTheme="majorHAnsi" w:cstheme="majorBidi"/>
            <w:lang w:val="en-GB"/>
          </w:rPr>
          <w:t xml:space="preserve"> vector</w:t>
        </w:r>
      </w:ins>
      <w:commentRangeEnd w:id="1031"/>
      <w:r w:rsidR="59D20CBD">
        <w:rPr>
          <w:rStyle w:val="ae"/>
        </w:rPr>
        <w:commentReference w:id="1031"/>
      </w:r>
      <w:ins w:id="1032" w:author="seiroi@gmail.com" w:date="2024-02-22T03:16:00Z">
        <w:r w:rsidRPr="40939A00">
          <w:rPr>
            <w:rFonts w:asciiTheme="majorHAnsi" w:hAnsiTheme="majorHAnsi" w:cstheme="majorBidi"/>
            <w:lang w:val="en-GB"/>
          </w:rPr>
          <w:t xml:space="preserve"> </w:t>
        </w:r>
      </w:ins>
      <m:oMath>
        <m:sSub>
          <m:sSubPr>
            <m:ctrlPr>
              <w:ins w:id="1033" w:author="成朗" w:date="2024-03-18T20:32:00Z">
                <w:rPr>
                  <w:rFonts w:ascii="Cambria Math" w:eastAsia="Times New Roman" w:hAnsi="Cambria Math" w:cstheme="majorHAnsi"/>
                  <w:i/>
                </w:rPr>
              </w:ins>
            </m:ctrlPr>
          </m:sSubPr>
          <m:e>
            <m:r>
              <w:ins w:id="1034" w:author="成朗" w:date="2024-03-18T20:32:00Z">
                <w:rPr>
                  <w:rFonts w:ascii="Cambria Math" w:eastAsia="Times New Roman" w:hAnsi="Cambria Math" w:cstheme="majorHAnsi"/>
                  <w:lang w:val="en-GB" w:eastAsia="en-GB"/>
                </w:rPr>
                <m:t>X</m:t>
              </w:ins>
            </m:r>
          </m:e>
          <m:sub>
            <m:r>
              <w:ins w:id="1035" w:author="成朗" w:date="2024-03-18T20:32:00Z">
                <w:rPr>
                  <w:rFonts w:ascii="Cambria Math" w:eastAsia="Times New Roman" w:hAnsi="Cambria Math" w:cstheme="majorHAnsi"/>
                  <w:lang w:val="en-GB" w:eastAsia="en-GB"/>
                </w:rPr>
                <m:t>it</m:t>
              </w:ins>
            </m:r>
          </m:sub>
        </m:sSub>
      </m:oMath>
      <w:ins w:id="1036" w:author="seiroi@gmail.com" w:date="2024-02-22T03:16:00Z">
        <w:r w:rsidRPr="40939A00">
          <w:rPr>
            <w:rFonts w:asciiTheme="majorHAnsi" w:hAnsiTheme="majorHAnsi" w:cstheme="majorBidi"/>
            <w:lang w:val="en-GB"/>
          </w:rPr>
          <w:t xml:space="preserve"> is a set of </w:t>
        </w:r>
      </w:ins>
      <w:ins w:id="1037" w:author="seiroi@gmail.com" w:date="2024-02-22T03:49:00Z">
        <w:r w:rsidR="172B6607" w:rsidRPr="40939A00">
          <w:rPr>
            <w:rFonts w:asciiTheme="majorHAnsi" w:hAnsiTheme="majorHAnsi" w:cstheme="majorBidi"/>
            <w:lang w:val="en-GB"/>
          </w:rPr>
          <w:t xml:space="preserve">pre-policy </w:t>
        </w:r>
      </w:ins>
      <w:ins w:id="1038" w:author="seiroi@gmail.com" w:date="2024-02-22T03:16:00Z">
        <w:r w:rsidRPr="40939A00">
          <w:rPr>
            <w:rFonts w:asciiTheme="majorHAnsi" w:hAnsiTheme="majorHAnsi" w:cstheme="majorBidi"/>
            <w:lang w:val="en-GB"/>
          </w:rPr>
          <w:t xml:space="preserve">control variables such as pre-policy capital-labour ratio, pre-policy rainfall amount and </w:t>
        </w:r>
      </w:ins>
      <w:ins w:id="1039" w:author="seiroi@gmail.com" w:date="2024-02-22T03:49:00Z">
        <w:r w:rsidR="13ADF9F3" w:rsidRPr="40939A00">
          <w:rPr>
            <w:rFonts w:asciiTheme="majorHAnsi" w:hAnsiTheme="majorHAnsi" w:cstheme="majorBidi"/>
            <w:lang w:val="en-GB"/>
          </w:rPr>
          <w:t>pre-policy</w:t>
        </w:r>
      </w:ins>
      <w:ins w:id="1040" w:author="seiroi@gmail.com" w:date="2024-02-22T03:16:00Z">
        <w:r w:rsidRPr="40939A00">
          <w:rPr>
            <w:rFonts w:asciiTheme="majorHAnsi" w:hAnsiTheme="majorHAnsi" w:cstheme="majorBidi"/>
            <w:lang w:val="en-GB"/>
          </w:rPr>
          <w:t xml:space="preserve"> </w:t>
        </w:r>
        <w:commentRangeStart w:id="1041"/>
        <w:r w:rsidRPr="40939A00">
          <w:rPr>
            <w:rFonts w:asciiTheme="majorHAnsi" w:hAnsiTheme="majorHAnsi" w:cstheme="majorBidi"/>
            <w:lang w:val="en-GB"/>
          </w:rPr>
          <w:t>farm-size</w:t>
        </w:r>
      </w:ins>
      <w:commentRangeEnd w:id="1041"/>
      <w:r w:rsidR="59D20CBD">
        <w:rPr>
          <w:rStyle w:val="ae"/>
        </w:rPr>
        <w:commentReference w:id="1041"/>
      </w:r>
      <w:ins w:id="1042" w:author="seiroi@gmail.com" w:date="2024-02-22T03:16:00Z">
        <w:r w:rsidRPr="40939A00">
          <w:rPr>
            <w:rFonts w:asciiTheme="majorHAnsi" w:hAnsiTheme="majorHAnsi" w:cstheme="majorBidi"/>
            <w:lang w:val="en-GB"/>
          </w:rPr>
          <w:t xml:space="preserve">. Furthermore, we incorporate three-digit </w:t>
        </w:r>
      </w:ins>
      <w:ins w:id="1043" w:author="Von Fintel, Dieter [dieter2@sun.ac.za]" w:date="2024-02-27T06:19:00Z">
        <w:r w:rsidR="525F6E68" w:rsidRPr="40939A00">
          <w:rPr>
            <w:rFonts w:asciiTheme="majorHAnsi" w:hAnsiTheme="majorHAnsi" w:cstheme="majorBidi"/>
            <w:lang w:val="en-GB"/>
          </w:rPr>
          <w:t>Standard I</w:t>
        </w:r>
      </w:ins>
      <w:ins w:id="1044" w:author="seiroi@gmail.com" w:date="2024-02-22T03:16:00Z">
        <w:del w:id="1045" w:author="Von Fintel, Dieter [dieter2@sun.ac.za]" w:date="2024-02-27T06:19:00Z">
          <w:r w:rsidR="59D20CBD" w:rsidRPr="40939A00" w:rsidDel="03A202BC">
            <w:rPr>
              <w:rFonts w:asciiTheme="majorHAnsi" w:hAnsiTheme="majorHAnsi" w:cstheme="majorBidi"/>
              <w:lang w:val="en-GB"/>
            </w:rPr>
            <w:delText>i</w:delText>
          </w:r>
        </w:del>
        <w:r w:rsidRPr="40939A00">
          <w:rPr>
            <w:rFonts w:asciiTheme="majorHAnsi" w:hAnsiTheme="majorHAnsi" w:cstheme="majorBidi"/>
            <w:lang w:val="en-GB"/>
          </w:rPr>
          <w:t>ndustry</w:t>
        </w:r>
      </w:ins>
      <w:ins w:id="1046" w:author="Von Fintel, Dieter [dieter2@sun.ac.za]" w:date="2024-02-27T06:20:00Z">
        <w:r w:rsidR="4C1FF806" w:rsidRPr="40939A00">
          <w:rPr>
            <w:rFonts w:asciiTheme="majorHAnsi" w:hAnsiTheme="majorHAnsi" w:cstheme="majorBidi"/>
            <w:lang w:val="en-GB"/>
          </w:rPr>
          <w:t xml:space="preserve"> Classification</w:t>
        </w:r>
      </w:ins>
      <w:ins w:id="1047" w:author="seiroi@gmail.com" w:date="2024-02-22T03:16:00Z">
        <w:r w:rsidRPr="40939A00">
          <w:rPr>
            <w:rFonts w:asciiTheme="majorHAnsi" w:hAnsiTheme="majorHAnsi" w:cstheme="majorBidi"/>
            <w:lang w:val="en-GB"/>
          </w:rPr>
          <w:t xml:space="preserve"> and province fixed effects</w:t>
        </w:r>
      </w:ins>
      <w:ins w:id="1048" w:author="seiroi@gmail.com" w:date="2024-02-22T03:51:00Z">
        <w:r w:rsidR="5690883F" w:rsidRPr="40939A00">
          <w:rPr>
            <w:rFonts w:asciiTheme="majorHAnsi" w:hAnsiTheme="majorHAnsi" w:cstheme="majorBidi"/>
            <w:lang w:val="en-GB"/>
          </w:rPr>
          <w:t xml:space="preserve"> (FEs)</w:t>
        </w:r>
      </w:ins>
      <w:ins w:id="1049" w:author="seiroi@gmail.com" w:date="2024-02-22T03:16:00Z">
        <w:r w:rsidRPr="40939A00">
          <w:rPr>
            <w:rFonts w:asciiTheme="majorHAnsi" w:hAnsiTheme="majorHAnsi" w:cstheme="majorBidi"/>
            <w:lang w:val="en-GB"/>
          </w:rPr>
          <w:t xml:space="preserve">. </w:t>
        </w:r>
      </w:ins>
      <m:oMath>
        <m:sSub>
          <m:sSubPr>
            <m:ctrlPr>
              <w:ins w:id="1050" w:author="成朗" w:date="2024-03-18T20:33:00Z">
                <w:rPr>
                  <w:rFonts w:ascii="Cambria Math" w:eastAsia="Times New Roman" w:hAnsi="Cambria Math" w:cstheme="majorHAnsi"/>
                  <w:i/>
                </w:rPr>
              </w:ins>
            </m:ctrlPr>
          </m:sSubPr>
          <m:e>
            <m:r>
              <w:ins w:id="1051" w:author="成朗" w:date="2024-03-18T20:33:00Z">
                <w:rPr>
                  <w:rFonts w:ascii="Cambria Math" w:eastAsia="Times New Roman" w:hAnsi="Cambria Math" w:cstheme="majorHAnsi"/>
                  <w:lang w:val="en-GB" w:eastAsia="en-GB"/>
                </w:rPr>
                <m:t>ε</m:t>
              </w:ins>
            </m:r>
          </m:e>
          <m:sub>
            <m:r>
              <w:ins w:id="1052" w:author="成朗" w:date="2024-03-18T20:33:00Z">
                <w:rPr>
                  <w:rFonts w:ascii="Cambria Math" w:eastAsia="Times New Roman" w:hAnsi="Cambria Math" w:cstheme="majorHAnsi"/>
                  <w:lang w:val="en-GB" w:eastAsia="en-GB"/>
                </w:rPr>
                <m:t>it</m:t>
              </w:ins>
            </m:r>
          </m:sub>
        </m:sSub>
      </m:oMath>
      <w:ins w:id="1053" w:author="成朗" w:date="2024-03-18T20:33:00Z">
        <w:r w:rsidR="00583F06" w:rsidRPr="00CF21D5">
          <w:rPr>
            <w:rFonts w:asciiTheme="majorHAnsi" w:eastAsia="Times New Roman" w:hAnsiTheme="majorHAnsi" w:cstheme="majorHAnsi"/>
            <w:lang w:val="en-GB" w:eastAsia="en-GB"/>
          </w:rPr>
          <w:t xml:space="preserve"> is </w:t>
        </w:r>
        <w:r w:rsidR="00583F06">
          <w:rPr>
            <w:rFonts w:asciiTheme="majorHAnsi" w:eastAsia="Times New Roman" w:hAnsiTheme="majorHAnsi" w:cstheme="majorHAnsi"/>
            <w:lang w:val="en-GB" w:eastAsia="en-GB"/>
          </w:rPr>
          <w:t xml:space="preserve">a random </w:t>
        </w:r>
        <w:r w:rsidR="00583F06" w:rsidRPr="00CF21D5">
          <w:rPr>
            <w:rFonts w:asciiTheme="majorHAnsi" w:eastAsia="Times New Roman" w:hAnsiTheme="majorHAnsi" w:cstheme="majorHAnsi"/>
            <w:lang w:val="en-GB" w:eastAsia="en-GB"/>
          </w:rPr>
          <w:t>error term</w:t>
        </w:r>
        <w:r w:rsidR="00583F06">
          <w:rPr>
            <w:rFonts w:asciiTheme="majorHAnsi" w:eastAsia="Times New Roman" w:hAnsiTheme="majorHAnsi" w:cstheme="majorHAnsi"/>
            <w:lang w:val="en-GB" w:eastAsia="en-GB"/>
          </w:rPr>
          <w:t>.</w:t>
        </w:r>
      </w:ins>
    </w:p>
    <w:p w14:paraId="27FEB15D" w14:textId="1B167305" w:rsidR="5B05167C" w:rsidRDefault="65F0D7CB" w:rsidP="4793682B">
      <w:pPr>
        <w:jc w:val="both"/>
        <w:rPr>
          <w:ins w:id="1054" w:author="seiroi@gmail.com" w:date="2024-02-22T03:16:00Z"/>
          <w:rFonts w:asciiTheme="majorHAnsi" w:hAnsiTheme="majorHAnsi" w:cstheme="majorBidi"/>
          <w:lang w:val="en-GB"/>
        </w:rPr>
      </w:pPr>
      <w:ins w:id="1055" w:author="seiroi@gmail.com" w:date="2024-02-22T03:50:00Z">
        <w:r w:rsidRPr="40939A00">
          <w:rPr>
            <w:rFonts w:asciiTheme="majorHAnsi" w:hAnsiTheme="majorHAnsi" w:cstheme="majorBidi"/>
            <w:lang w:val="en-GB"/>
          </w:rPr>
          <w:t xml:space="preserve">As can be seen in (1), we measure the impacts </w:t>
        </w:r>
      </w:ins>
      <w:ins w:id="1056" w:author="Von Fintel, Dieter [dieter2@sun.ac.za]" w:date="2024-02-27T06:23:00Z">
        <w:r w:rsidR="6B9C66FC" w:rsidRPr="40939A00">
          <w:rPr>
            <w:rFonts w:asciiTheme="majorHAnsi" w:hAnsiTheme="majorHAnsi" w:cstheme="majorBidi"/>
            <w:lang w:val="en-GB"/>
          </w:rPr>
          <w:t xml:space="preserve">of </w:t>
        </w:r>
      </w:ins>
      <w:ins w:id="1057" w:author="Von Fintel, Dieter [dieter2@sun.ac.za]" w:date="2024-02-27T06:24:00Z">
        <w:r w:rsidR="6B9C66FC" w:rsidRPr="40939A00">
          <w:rPr>
            <w:rFonts w:asciiTheme="majorHAnsi" w:hAnsiTheme="majorHAnsi" w:cstheme="majorBidi"/>
            <w:lang w:val="en-GB"/>
          </w:rPr>
          <w:t xml:space="preserve">the intention to </w:t>
        </w:r>
      </w:ins>
      <w:ins w:id="1058" w:author="Von Fintel, Dieter [dieter2@sun.ac.za]" w:date="2024-02-27T06:23:00Z">
        <w:r w:rsidR="6B9C66FC" w:rsidRPr="40939A00">
          <w:rPr>
            <w:rFonts w:asciiTheme="majorHAnsi" w:hAnsiTheme="majorHAnsi" w:cstheme="majorBidi"/>
            <w:lang w:val="en-GB"/>
          </w:rPr>
          <w:t xml:space="preserve">treat </w:t>
        </w:r>
      </w:ins>
      <w:ins w:id="1059" w:author="seiroi@gmail.com" w:date="2024-02-22T03:50:00Z">
        <w:r w:rsidRPr="40939A00">
          <w:rPr>
            <w:rFonts w:asciiTheme="majorHAnsi" w:hAnsiTheme="majorHAnsi" w:cstheme="majorBidi"/>
            <w:lang w:val="en-GB"/>
          </w:rPr>
          <w:t>on</w:t>
        </w:r>
      </w:ins>
      <w:ins w:id="1060" w:author="Von Fintel, Dieter [dieter2@sun.ac.za]" w:date="2024-02-27T06:24:00Z">
        <w:r w:rsidR="5AF4C74C" w:rsidRPr="40939A00">
          <w:rPr>
            <w:rFonts w:asciiTheme="majorHAnsi" w:hAnsiTheme="majorHAnsi" w:cstheme="majorBidi"/>
            <w:lang w:val="en-GB"/>
          </w:rPr>
          <w:t xml:space="preserve"> the</w:t>
        </w:r>
      </w:ins>
      <w:ins w:id="1061" w:author="seiroi@gmail.com" w:date="2024-02-22T03:50:00Z">
        <w:r w:rsidRPr="40939A00">
          <w:rPr>
            <w:rFonts w:asciiTheme="majorHAnsi" w:hAnsiTheme="majorHAnsi" w:cstheme="majorBidi"/>
            <w:lang w:val="en-GB"/>
          </w:rPr>
          <w:t xml:space="preserve"> rate of change in </w:t>
        </w:r>
      </w:ins>
      <w:ins w:id="1062" w:author="Von Fintel, Dieter [dieter2@sun.ac.za]" w:date="2024-02-27T06:20:00Z">
        <w:r w:rsidR="6B139E37" w:rsidRPr="40939A00">
          <w:rPr>
            <w:rFonts w:asciiTheme="majorHAnsi" w:hAnsiTheme="majorHAnsi" w:cstheme="majorBidi"/>
            <w:i/>
            <w:iCs/>
            <w:lang w:val="en-GB"/>
          </w:rPr>
          <w:t>y</w:t>
        </w:r>
      </w:ins>
      <w:ins w:id="1063" w:author="seiroi@gmail.com" w:date="2024-02-22T03:50:00Z">
        <w:del w:id="1064" w:author="Von Fintel, Dieter [dieter2@sun.ac.za]" w:date="2024-02-27T06:20:00Z">
          <w:r w:rsidR="5B05167C" w:rsidRPr="40939A00" w:rsidDel="65F0D7CB">
            <w:rPr>
              <w:rFonts w:asciiTheme="majorHAnsi" w:hAnsiTheme="majorHAnsi" w:cstheme="majorBidi"/>
              <w:lang w:val="en-GB"/>
            </w:rPr>
            <w:delText>the LHS</w:delText>
          </w:r>
        </w:del>
        <w:r w:rsidRPr="40939A00">
          <w:rPr>
            <w:rFonts w:asciiTheme="majorHAnsi" w:hAnsiTheme="majorHAnsi" w:cstheme="majorBidi"/>
            <w:lang w:val="en-GB"/>
          </w:rPr>
          <w:t xml:space="preserve">. </w:t>
        </w:r>
      </w:ins>
      <w:ins w:id="1065" w:author="seiroi@gmail.com" w:date="2024-02-22T03:52:00Z">
        <w:r w:rsidR="062B2808" w:rsidRPr="40939A00">
          <w:rPr>
            <w:rFonts w:asciiTheme="majorHAnsi" w:hAnsiTheme="majorHAnsi" w:cstheme="majorBidi"/>
            <w:lang w:val="en-GB"/>
          </w:rPr>
          <w:t xml:space="preserve">The LHS of the equation captures the relative change in the </w:t>
        </w:r>
      </w:ins>
      <w:ins w:id="1066" w:author="Von Fintel, Dieter [dieter2@sun.ac.za]" w:date="2024-02-27T06:20:00Z">
        <w:r w:rsidR="4F73775D" w:rsidRPr="40939A00">
          <w:rPr>
            <w:rFonts w:asciiTheme="majorHAnsi" w:hAnsiTheme="majorHAnsi" w:cstheme="majorBidi"/>
            <w:lang w:val="en-GB"/>
          </w:rPr>
          <w:t xml:space="preserve">respective </w:t>
        </w:r>
      </w:ins>
      <w:ins w:id="1067" w:author="seiroi@gmail.com" w:date="2024-02-22T03:52:00Z">
        <w:r w:rsidR="062B2808" w:rsidRPr="40939A00">
          <w:rPr>
            <w:rFonts w:asciiTheme="majorHAnsi" w:hAnsiTheme="majorHAnsi" w:cstheme="majorBidi"/>
            <w:lang w:val="en-GB"/>
          </w:rPr>
          <w:t>outcome variable</w:t>
        </w:r>
      </w:ins>
      <w:ins w:id="1068" w:author="Von Fintel, Dieter [dieter2@sun.ac.za]" w:date="2024-02-27T06:20:00Z">
        <w:r w:rsidR="38CF6745" w:rsidRPr="40939A00">
          <w:rPr>
            <w:rFonts w:asciiTheme="majorHAnsi" w:hAnsiTheme="majorHAnsi" w:cstheme="majorBidi"/>
            <w:lang w:val="en-GB"/>
          </w:rPr>
          <w:t>s</w:t>
        </w:r>
      </w:ins>
      <w:ins w:id="1069" w:author="seiroi@gmail.com" w:date="2024-02-22T03:52:00Z">
        <w:del w:id="1070" w:author="Von Fintel, Dieter [dieter2@sun.ac.za]" w:date="2024-02-27T06:20:00Z">
          <w:r w:rsidR="5B05167C" w:rsidRPr="40939A00" w:rsidDel="062B2808">
            <w:rPr>
              <w:rFonts w:asciiTheme="majorHAnsi" w:hAnsiTheme="majorHAnsi" w:cstheme="majorBidi"/>
              <w:lang w:val="en-GB"/>
            </w:rPr>
            <w:delText xml:space="preserve"> )</w:delText>
          </w:r>
        </w:del>
        <w:r w:rsidR="062B2808" w:rsidRPr="40939A00">
          <w:rPr>
            <w:rFonts w:asciiTheme="majorHAnsi" w:hAnsiTheme="majorHAnsi" w:cstheme="majorBidi"/>
            <w:lang w:val="en-GB"/>
          </w:rPr>
          <w:t xml:space="preserve"> from 2012, the year preceding the wage shift, to </w:t>
        </w:r>
      </w:ins>
      <w:ins w:id="1071" w:author="Von Fintel, Dieter [dieter2@sun.ac.za]" w:date="2024-02-27T06:24:00Z">
        <w:r w:rsidR="0142F265" w:rsidRPr="40939A00">
          <w:rPr>
            <w:rFonts w:asciiTheme="majorHAnsi" w:hAnsiTheme="majorHAnsi" w:cstheme="majorBidi"/>
            <w:lang w:val="en-GB"/>
          </w:rPr>
          <w:t xml:space="preserve">respective post-treatment </w:t>
        </w:r>
      </w:ins>
      <w:ins w:id="1072" w:author="seiroi@gmail.com" w:date="2024-02-22T03:52:00Z">
        <w:r w:rsidR="062B2808" w:rsidRPr="40939A00">
          <w:rPr>
            <w:rFonts w:asciiTheme="majorHAnsi" w:hAnsiTheme="majorHAnsi" w:cstheme="majorBidi"/>
            <w:lang w:val="en-GB"/>
          </w:rPr>
          <w:t>year</w:t>
        </w:r>
      </w:ins>
      <w:ins w:id="1073" w:author="Von Fintel, Dieter [dieter2@sun.ac.za]" w:date="2024-02-27T06:24:00Z">
        <w:r w:rsidR="230E19A0" w:rsidRPr="40939A00">
          <w:rPr>
            <w:rFonts w:asciiTheme="majorHAnsi" w:hAnsiTheme="majorHAnsi" w:cstheme="majorBidi"/>
            <w:lang w:val="en-GB"/>
          </w:rPr>
          <w:t>s</w:t>
        </w:r>
      </w:ins>
      <w:ins w:id="1074" w:author="seiroi@gmail.com" w:date="2024-02-22T03:52:00Z">
        <w:r w:rsidR="062B2808" w:rsidRPr="40939A00">
          <w:rPr>
            <w:rFonts w:asciiTheme="majorHAnsi" w:hAnsiTheme="majorHAnsi" w:cstheme="majorBidi"/>
            <w:lang w:val="en-GB"/>
          </w:rPr>
          <w:t>. The coefficient</w:t>
        </w:r>
      </w:ins>
      <m:oMath>
        <m:sSub>
          <m:sSubPr>
            <m:ctrlPr>
              <w:ins w:id="1075" w:author="成朗" w:date="2024-03-18T20:34:00Z">
                <w:rPr>
                  <w:rFonts w:ascii="Cambria Math" w:eastAsia="Times New Roman" w:hAnsi="Cambria Math" w:cstheme="majorHAnsi"/>
                  <w:i/>
                </w:rPr>
              </w:ins>
            </m:ctrlPr>
          </m:sSubPr>
          <m:e>
            <m:r>
              <w:ins w:id="1076" w:author="成朗" w:date="2024-03-18T20:34:00Z">
                <w:rPr>
                  <w:rFonts w:ascii="Cambria Math" w:eastAsia="Times New Roman" w:hAnsi="Cambria Math" w:cstheme="majorHAnsi"/>
                  <w:lang w:val="en-GB" w:eastAsia="en-GB"/>
                </w:rPr>
                <m:t>β</m:t>
              </w:ins>
            </m:r>
          </m:e>
          <m:sub>
            <m:r>
              <w:ins w:id="1077" w:author="成朗" w:date="2024-03-18T20:34:00Z">
                <w:rPr>
                  <w:rFonts w:ascii="Cambria Math" w:eastAsia="Times New Roman" w:hAnsi="Cambria Math" w:cstheme="majorHAnsi"/>
                  <w:lang w:val="en-GB" w:eastAsia="en-GB"/>
                </w:rPr>
                <m:t>t</m:t>
              </w:ins>
            </m:r>
          </m:sub>
        </m:sSub>
      </m:oMath>
      <w:ins w:id="1078" w:author="seiroi@gmail.com" w:date="2024-02-22T03:52:00Z">
        <w:r w:rsidR="062B2808" w:rsidRPr="40939A00">
          <w:rPr>
            <w:rFonts w:asciiTheme="majorHAnsi" w:hAnsiTheme="majorHAnsi" w:cstheme="majorBidi"/>
            <w:lang w:val="en-GB"/>
          </w:rPr>
          <w:t xml:space="preserve"> quantifies the </w:t>
        </w:r>
      </w:ins>
      <w:ins w:id="1079" w:author="Von Fintel, Dieter [dieter2@sun.ac.za]" w:date="2024-02-27T06:28:00Z">
        <w:r w:rsidR="627B7ED6" w:rsidRPr="40939A00">
          <w:rPr>
            <w:rFonts w:asciiTheme="majorHAnsi" w:hAnsiTheme="majorHAnsi" w:cstheme="majorBidi"/>
            <w:lang w:val="en-GB"/>
          </w:rPr>
          <w:t xml:space="preserve">intention to treat </w:t>
        </w:r>
      </w:ins>
      <w:ins w:id="1080" w:author="seiroi@gmail.com" w:date="2024-02-22T03:52:00Z">
        <w:r w:rsidR="062B2808" w:rsidRPr="40939A00">
          <w:rPr>
            <w:rFonts w:asciiTheme="majorHAnsi" w:hAnsiTheme="majorHAnsi" w:cstheme="majorBidi"/>
            <w:lang w:val="en-GB"/>
          </w:rPr>
          <w:t xml:space="preserve">impact of the </w:t>
        </w:r>
        <w:del w:id="1081" w:author="Von Fintel, Dieter [dieter2@sun.ac.za]" w:date="2024-02-27T06:28:00Z">
          <w:r w:rsidR="5B05167C" w:rsidRPr="40939A00" w:rsidDel="062B2808">
            <w:rPr>
              <w:rFonts w:asciiTheme="majorHAnsi" w:hAnsiTheme="majorHAnsi" w:cstheme="majorBidi"/>
              <w:lang w:val="en-GB"/>
            </w:rPr>
            <w:delText>wage increase</w:delText>
          </w:r>
        </w:del>
      </w:ins>
      <w:ins w:id="1082" w:author="Von Fintel, Dieter [dieter2@sun.ac.za]" w:date="2024-02-27T06:28:00Z">
        <w:r w:rsidR="28D63837" w:rsidRPr="40939A00">
          <w:rPr>
            <w:rFonts w:asciiTheme="majorHAnsi" w:hAnsiTheme="majorHAnsi" w:cstheme="majorBidi"/>
            <w:lang w:val="en-GB"/>
          </w:rPr>
          <w:t>minimum wage increase</w:t>
        </w:r>
      </w:ins>
      <w:ins w:id="1083" w:author="seiroi@gmail.com" w:date="2024-02-22T03:52:00Z">
        <w:r w:rsidR="062B2808" w:rsidRPr="40939A00">
          <w:rPr>
            <w:rFonts w:asciiTheme="majorHAnsi" w:hAnsiTheme="majorHAnsi" w:cstheme="majorBidi"/>
            <w:lang w:val="en-GB"/>
          </w:rPr>
          <w:t xml:space="preserve"> on the </w:t>
        </w:r>
      </w:ins>
      <w:ins w:id="1084" w:author="seiroi@gmail.com" w:date="2024-02-22T07:37:00Z">
        <w:r w:rsidR="0A6A376A" w:rsidRPr="40939A00">
          <w:rPr>
            <w:rFonts w:asciiTheme="majorHAnsi" w:hAnsiTheme="majorHAnsi" w:cstheme="majorBidi"/>
            <w:lang w:val="en-GB"/>
          </w:rPr>
          <w:t xml:space="preserve">rate of change in </w:t>
        </w:r>
      </w:ins>
      <w:ins w:id="1085" w:author="seiroi@gmail.com" w:date="2024-02-22T03:52:00Z">
        <w:r w:rsidR="062B2808" w:rsidRPr="40939A00">
          <w:rPr>
            <w:rFonts w:asciiTheme="majorHAnsi" w:hAnsiTheme="majorHAnsi" w:cstheme="majorBidi"/>
            <w:lang w:val="en-GB"/>
          </w:rPr>
          <w:t>variable of interest.</w:t>
        </w:r>
      </w:ins>
      <w:ins w:id="1086" w:author="seiroi@gmail.com" w:date="2024-02-22T03:53:00Z">
        <w:r w:rsidR="062B2808" w:rsidRPr="40939A00">
          <w:rPr>
            <w:rFonts w:asciiTheme="majorHAnsi" w:hAnsiTheme="majorHAnsi" w:cstheme="majorBidi"/>
            <w:lang w:val="en-GB"/>
          </w:rPr>
          <w:t xml:space="preserve"> </w:t>
        </w:r>
      </w:ins>
      <w:ins w:id="1087" w:author="seiroi@gmail.com" w:date="2024-02-22T03:54:00Z">
        <w:r w:rsidR="66030396" w:rsidRPr="40939A00">
          <w:rPr>
            <w:rFonts w:asciiTheme="majorHAnsi" w:hAnsiTheme="majorHAnsi" w:cstheme="majorBidi"/>
            <w:lang w:val="en-GB"/>
          </w:rPr>
          <w:t xml:space="preserve">In addition, we allow time </w:t>
        </w:r>
        <w:proofErr w:type="gramStart"/>
        <w:r w:rsidR="66030396" w:rsidRPr="40939A00">
          <w:rPr>
            <w:rFonts w:asciiTheme="majorHAnsi" w:hAnsiTheme="majorHAnsi" w:cstheme="majorBidi"/>
            <w:lang w:val="en-GB"/>
          </w:rPr>
          <w:t xml:space="preserve">FEs </w:t>
        </w:r>
      </w:ins>
      <w:ins w:id="1088" w:author="seiroi@gmail.com" w:date="2024-02-22T03:53:00Z">
        <w:r w:rsidR="062B2808" w:rsidRPr="40939A00">
          <w:rPr>
            <w:rFonts w:asciiTheme="majorHAnsi" w:hAnsiTheme="majorHAnsi" w:cstheme="majorBidi"/>
            <w:lang w:val="en-GB"/>
          </w:rPr>
          <w:t xml:space="preserve"> </w:t>
        </w:r>
      </w:ins>
      <w:ins w:id="1089" w:author="seiroi@gmail.com" w:date="2024-02-22T03:56:00Z">
        <w:r w:rsidR="3AEA0340" w:rsidRPr="40939A00">
          <w:rPr>
            <w:rFonts w:asciiTheme="majorHAnsi" w:hAnsiTheme="majorHAnsi" w:cstheme="majorBidi"/>
            <w:lang w:val="en-GB"/>
          </w:rPr>
          <w:t>in</w:t>
        </w:r>
        <w:proofErr w:type="gramEnd"/>
        <w:r w:rsidR="3AEA0340" w:rsidRPr="40939A00">
          <w:rPr>
            <w:rFonts w:asciiTheme="majorHAnsi" w:hAnsiTheme="majorHAnsi" w:cstheme="majorBidi"/>
            <w:lang w:val="en-GB"/>
          </w:rPr>
          <w:t xml:space="preserve"> </w:t>
        </w:r>
      </w:ins>
      <m:oMath>
        <m:sSub>
          <m:sSubPr>
            <m:ctrlPr>
              <w:rPr>
                <w:rFonts w:ascii="Cambria Math" w:hAnsi="Cambria Math"/>
              </w:rPr>
            </m:ctrlPr>
          </m:sSubPr>
          <m:e>
            <m:r>
              <w:rPr>
                <w:rFonts w:ascii="Cambria Math" w:hAnsi="Cambria Math"/>
              </w:rPr>
              <m:t>α</m:t>
            </m:r>
          </m:e>
          <m:sub>
            <m:r>
              <w:rPr>
                <w:rFonts w:ascii="Cambria Math" w:hAnsi="Cambria Math"/>
              </w:rPr>
              <m:t>t</m:t>
            </m:r>
          </m:sub>
        </m:sSub>
      </m:oMath>
      <w:ins w:id="1090" w:author="seiroi@gmail.com" w:date="2024-02-22T07:37:00Z">
        <w:del w:id="1091" w:author="Von Fintel, Dieter [dieter2@sun.ac.za]" w:date="2024-02-27T06:26:00Z">
          <w:r w:rsidR="5B05167C" w:rsidRPr="40939A00" w:rsidDel="2D2DBA44">
            <w:rPr>
              <w:rFonts w:asciiTheme="majorHAnsi" w:hAnsiTheme="majorHAnsi" w:cstheme="majorBidi"/>
              <w:lang w:val="en-GB"/>
            </w:rPr>
            <w:delText>alpha</w:delText>
          </w:r>
        </w:del>
      </w:ins>
      <w:ins w:id="1092" w:author="seiroi@gmail.com" w:date="2024-02-22T03:56:00Z">
        <w:del w:id="1093" w:author="Von Fintel, Dieter [dieter2@sun.ac.za]" w:date="2024-02-27T06:26:00Z">
          <w:r w:rsidR="5B05167C" w:rsidRPr="40939A00" w:rsidDel="3AEA0340">
            <w:rPr>
              <w:rFonts w:asciiTheme="majorHAnsi" w:hAnsiTheme="majorHAnsi" w:cstheme="majorBidi"/>
              <w:lang w:val="en-GB"/>
            </w:rPr>
            <w:delText>-t</w:delText>
          </w:r>
        </w:del>
        <w:del w:id="1094" w:author="Von Fintel, Dieter [dieter2@sun.ac.za]" w:date="2024-02-27T06:27:00Z">
          <w:r w:rsidR="5B05167C" w:rsidRPr="40939A00" w:rsidDel="3AEA0340">
            <w:rPr>
              <w:rFonts w:asciiTheme="majorHAnsi" w:hAnsiTheme="majorHAnsi" w:cstheme="majorBidi"/>
              <w:lang w:val="en-GB"/>
            </w:rPr>
            <w:delText xml:space="preserve">. </w:delText>
          </w:r>
        </w:del>
      </w:ins>
      <w:ins w:id="1095" w:author="Von Fintel, Dieter [dieter2@sun.ac.za]" w:date="2024-02-27T06:28:00Z">
        <w:r w:rsidR="1EC2A693" w:rsidRPr="40939A00">
          <w:rPr>
            <w:rFonts w:asciiTheme="majorHAnsi" w:hAnsiTheme="majorHAnsi" w:cstheme="majorBidi"/>
            <w:lang w:val="en-GB"/>
          </w:rPr>
          <w:t>s</w:t>
        </w:r>
      </w:ins>
      <w:ins w:id="1096" w:author="seiroi@gmail.com" w:date="2024-02-22T03:57:00Z">
        <w:del w:id="1097" w:author="Von Fintel, Dieter [dieter2@sun.ac.za]" w:date="2024-02-27T06:27:00Z">
          <w:r w:rsidR="5B05167C" w:rsidRPr="40939A00" w:rsidDel="324C984A">
            <w:rPr>
              <w:rFonts w:asciiTheme="majorHAnsi" w:hAnsiTheme="majorHAnsi" w:cstheme="majorBidi"/>
              <w:lang w:val="en-GB"/>
            </w:rPr>
            <w:delText>S</w:delText>
          </w:r>
        </w:del>
        <w:r w:rsidR="324C984A" w:rsidRPr="40939A00">
          <w:rPr>
            <w:rFonts w:asciiTheme="majorHAnsi" w:hAnsiTheme="majorHAnsi" w:cstheme="majorBidi"/>
            <w:lang w:val="en-GB"/>
          </w:rPr>
          <w:t xml:space="preserve">o </w:t>
        </w:r>
      </w:ins>
      <w:ins w:id="1098" w:author="Von Fintel, Dieter [dieter2@sun.ac.za]" w:date="2024-02-27T06:27:00Z">
        <w:r w:rsidR="4349C455" w:rsidRPr="40939A00">
          <w:rPr>
            <w:rFonts w:asciiTheme="majorHAnsi" w:hAnsiTheme="majorHAnsi" w:cstheme="majorBidi"/>
            <w:lang w:val="en-GB"/>
          </w:rPr>
          <w:t xml:space="preserve">that </w:t>
        </w:r>
      </w:ins>
      <w:ins w:id="1099" w:author="seiroi@gmail.com" w:date="2024-02-22T03:56:00Z">
        <w:r w:rsidR="3AEA0340" w:rsidRPr="40939A00">
          <w:rPr>
            <w:rFonts w:asciiTheme="majorHAnsi" w:hAnsiTheme="majorHAnsi" w:cstheme="majorBidi"/>
            <w:lang w:val="en-GB"/>
          </w:rPr>
          <w:t xml:space="preserve">(1) is </w:t>
        </w:r>
      </w:ins>
      <w:ins w:id="1100" w:author="seiroi@gmail.com" w:date="2024-02-22T03:57:00Z">
        <w:r w:rsidR="3AEA0340" w:rsidRPr="40939A00">
          <w:rPr>
            <w:rFonts w:asciiTheme="majorHAnsi" w:hAnsiTheme="majorHAnsi" w:cstheme="majorBidi"/>
            <w:lang w:val="en-GB"/>
          </w:rPr>
          <w:t>a</w:t>
        </w:r>
      </w:ins>
      <w:ins w:id="1101" w:author="seiroi@gmail.com" w:date="2024-02-22T07:38:00Z">
        <w:r w:rsidR="7DD76A43" w:rsidRPr="40939A00">
          <w:rPr>
            <w:rFonts w:asciiTheme="majorHAnsi" w:hAnsiTheme="majorHAnsi" w:cstheme="majorBidi"/>
            <w:lang w:val="en-GB"/>
          </w:rPr>
          <w:t>n event study design estimator</w:t>
        </w:r>
      </w:ins>
      <w:ins w:id="1102" w:author="seiroi@gmail.com" w:date="2024-02-22T03:57:00Z">
        <w:r w:rsidR="3AEA0340" w:rsidRPr="40939A00">
          <w:rPr>
            <w:rFonts w:asciiTheme="majorHAnsi" w:hAnsiTheme="majorHAnsi" w:cstheme="majorBidi"/>
            <w:lang w:val="en-GB"/>
          </w:rPr>
          <w:t xml:space="preserve"> </w:t>
        </w:r>
      </w:ins>
      <w:ins w:id="1103" w:author="seiroi@gmail.com" w:date="2024-02-22T07:38:00Z">
        <w:r w:rsidR="2AC109A9" w:rsidRPr="40939A00">
          <w:rPr>
            <w:rFonts w:asciiTheme="majorHAnsi" w:hAnsiTheme="majorHAnsi" w:cstheme="majorBidi"/>
            <w:lang w:val="en-GB"/>
          </w:rPr>
          <w:t xml:space="preserve">with </w:t>
        </w:r>
      </w:ins>
      <w:ins w:id="1104" w:author="seiroi@gmail.com" w:date="2024-02-22T07:37:00Z">
        <w:r w:rsidR="3F42DFC9" w:rsidRPr="40939A00">
          <w:rPr>
            <w:rFonts w:asciiTheme="majorHAnsi" w:hAnsiTheme="majorHAnsi" w:cstheme="majorBidi"/>
            <w:lang w:val="en-GB"/>
          </w:rPr>
          <w:t>time-</w:t>
        </w:r>
      </w:ins>
      <w:ins w:id="1105" w:author="seiroi@gmail.com" w:date="2024-02-22T03:57:00Z">
        <w:r w:rsidR="3AEA0340" w:rsidRPr="40939A00">
          <w:rPr>
            <w:rFonts w:asciiTheme="majorHAnsi" w:hAnsiTheme="majorHAnsi" w:cstheme="majorBidi"/>
            <w:lang w:val="en-GB"/>
          </w:rPr>
          <w:t>FE</w:t>
        </w:r>
      </w:ins>
      <w:ins w:id="1106" w:author="seiroi@gmail.com" w:date="2024-02-22T07:38:00Z">
        <w:r w:rsidR="30800046" w:rsidRPr="40939A00">
          <w:rPr>
            <w:rFonts w:asciiTheme="majorHAnsi" w:hAnsiTheme="majorHAnsi" w:cstheme="majorBidi"/>
            <w:lang w:val="en-GB"/>
          </w:rPr>
          <w:t>s</w:t>
        </w:r>
      </w:ins>
      <w:ins w:id="1107" w:author="seiroi@gmail.com" w:date="2024-02-22T03:57:00Z">
        <w:r w:rsidR="7B07C61D" w:rsidRPr="40939A00">
          <w:rPr>
            <w:rFonts w:asciiTheme="majorHAnsi" w:hAnsiTheme="majorHAnsi" w:cstheme="majorBidi"/>
            <w:lang w:val="en-GB"/>
          </w:rPr>
          <w:t xml:space="preserve">. </w:t>
        </w:r>
      </w:ins>
    </w:p>
    <w:p w14:paraId="481805CA" w14:textId="14346A68" w:rsidR="59D20CBD" w:rsidRDefault="59D20CBD" w:rsidP="4793682B">
      <w:pPr>
        <w:jc w:val="both"/>
        <w:rPr>
          <w:ins w:id="1108" w:author="seiroi@gmail.com" w:date="2024-02-22T03:16:00Z"/>
          <w:rFonts w:asciiTheme="majorHAnsi" w:hAnsiTheme="majorHAnsi" w:cstheme="majorBidi"/>
          <w:lang w:val="en-GB"/>
        </w:rPr>
      </w:pPr>
      <w:ins w:id="1109" w:author="seiroi@gmail.com" w:date="2024-02-22T03:16:00Z">
        <w:r w:rsidRPr="4793682B">
          <w:rPr>
            <w:rFonts w:asciiTheme="majorHAnsi" w:hAnsiTheme="majorHAnsi" w:cstheme="majorBidi"/>
            <w:lang w:val="en-GB"/>
          </w:rPr>
          <w:t xml:space="preserve">Our variables of interest are labour cost, employment, farm-exit, operating profit, sales revenue or capital accumulation. </w:t>
        </w:r>
      </w:ins>
    </w:p>
    <w:p w14:paraId="78F7CD14" w14:textId="7DCD9C01" w:rsidR="4793682B" w:rsidRDefault="03A202BC" w:rsidP="4793682B">
      <w:pPr>
        <w:jc w:val="both"/>
        <w:rPr>
          <w:ins w:id="1110" w:author="seiroi@gmail.com" w:date="2024-02-22T03:16:00Z"/>
          <w:rFonts w:asciiTheme="majorHAnsi" w:hAnsiTheme="majorHAnsi" w:cstheme="majorBidi"/>
          <w:lang w:val="en-GB"/>
        </w:rPr>
      </w:pPr>
      <w:ins w:id="1111" w:author="seiroi@gmail.com" w:date="2024-02-22T03:16:00Z">
        <w:r w:rsidRPr="40939A00">
          <w:rPr>
            <w:rFonts w:asciiTheme="majorHAnsi" w:hAnsiTheme="majorHAnsi" w:cstheme="majorBidi"/>
            <w:lang w:val="en-GB"/>
          </w:rPr>
          <w:t xml:space="preserve">This analytical framework enables us to assess the effects of the minimum wage increase on various firm-level metrics by comparing the trajectories of treated (i.e., most affected farms) and control entities (i.e., </w:t>
        </w:r>
        <w:commentRangeStart w:id="1112"/>
        <w:commentRangeStart w:id="1113"/>
        <w:r w:rsidRPr="40939A00">
          <w:rPr>
            <w:rFonts w:asciiTheme="majorHAnsi" w:hAnsiTheme="majorHAnsi" w:cstheme="majorBidi"/>
            <w:lang w:val="en-GB"/>
          </w:rPr>
          <w:t xml:space="preserve">less affected </w:t>
        </w:r>
      </w:ins>
      <w:commentRangeEnd w:id="1112"/>
      <w:r w:rsidR="59D20CBD">
        <w:rPr>
          <w:rStyle w:val="ae"/>
        </w:rPr>
        <w:commentReference w:id="1112"/>
      </w:r>
      <w:commentRangeEnd w:id="1113"/>
      <w:r w:rsidR="59D20CBD">
        <w:rPr>
          <w:rStyle w:val="ae"/>
        </w:rPr>
        <w:commentReference w:id="1113"/>
      </w:r>
      <w:ins w:id="1114" w:author="seiroi@gmail.com" w:date="2024-02-22T03:16:00Z">
        <w:r w:rsidRPr="40939A00">
          <w:rPr>
            <w:rFonts w:asciiTheme="majorHAnsi" w:hAnsiTheme="majorHAnsi" w:cstheme="majorBidi"/>
            <w:lang w:val="en-GB"/>
          </w:rPr>
          <w:t>farms), while controlling for important covariates and industry-specific factors.</w:t>
        </w:r>
      </w:ins>
    </w:p>
    <w:p w14:paraId="7AA6606A" w14:textId="64DE6356" w:rsidR="4793682B" w:rsidRDefault="4793682B" w:rsidP="4793682B">
      <w:pPr>
        <w:jc w:val="both"/>
        <w:rPr>
          <w:rFonts w:asciiTheme="majorHAnsi" w:hAnsiTheme="majorHAnsi" w:cstheme="majorBidi"/>
          <w:b/>
          <w:bCs/>
          <w:lang w:val="en-GB"/>
        </w:rPr>
      </w:pPr>
    </w:p>
    <w:p w14:paraId="6DC3D453" w14:textId="195D6C44" w:rsidR="00151A0B" w:rsidRDefault="1BF95BC9" w:rsidP="7E6EA251">
      <w:pPr>
        <w:pStyle w:val="a4"/>
        <w:numPr>
          <w:ilvl w:val="0"/>
          <w:numId w:val="40"/>
        </w:numPr>
        <w:rPr>
          <w:rFonts w:asciiTheme="majorHAnsi" w:hAnsiTheme="majorHAnsi" w:cstheme="majorBidi"/>
          <w:b/>
          <w:bCs/>
          <w:lang w:val="en-US"/>
        </w:rPr>
      </w:pPr>
      <w:r w:rsidRPr="7E6EA251">
        <w:rPr>
          <w:rFonts w:asciiTheme="majorHAnsi" w:hAnsiTheme="majorHAnsi" w:cstheme="majorBidi"/>
          <w:b/>
          <w:bCs/>
          <w:lang w:val="en-US"/>
        </w:rPr>
        <w:t xml:space="preserve">Results </w:t>
      </w:r>
    </w:p>
    <w:p w14:paraId="162D990C" w14:textId="10E64BF8" w:rsidR="03FE0B14" w:rsidRDefault="33DBAEB7" w:rsidP="18E706F6">
      <w:pPr>
        <w:ind w:left="-20" w:right="-20"/>
        <w:jc w:val="both"/>
        <w:rPr>
          <w:rFonts w:asciiTheme="majorHAnsi" w:hAnsiTheme="majorHAnsi" w:cstheme="majorBidi"/>
          <w:lang w:val="en-US"/>
        </w:rPr>
      </w:pPr>
      <w:r w:rsidRPr="18E706F6">
        <w:rPr>
          <w:rFonts w:asciiTheme="majorHAnsi" w:hAnsiTheme="majorHAnsi" w:cstheme="majorBidi"/>
          <w:lang w:val="en-US"/>
        </w:rPr>
        <w:t xml:space="preserve"> </w:t>
      </w:r>
      <w:r w:rsidR="0B8A58FB" w:rsidRPr="18E706F6">
        <w:rPr>
          <w:rFonts w:ascii="Calibri Light" w:eastAsia="Calibri Light" w:hAnsi="Calibri Light" w:cs="Calibri Light"/>
          <w:lang w:val="en-US"/>
        </w:rPr>
        <w:t>This section presents</w:t>
      </w:r>
      <w:r w:rsidR="371CD096" w:rsidRPr="18E706F6">
        <w:rPr>
          <w:rFonts w:ascii="Calibri Light" w:eastAsia="Calibri Light" w:hAnsi="Calibri Light" w:cs="Calibri Light"/>
          <w:lang w:val="en-US"/>
        </w:rPr>
        <w:t xml:space="preserve"> the outcomes derived from estimating equation 1, including results from the</w:t>
      </w:r>
      <w:del w:id="1115" w:author="seiroi@gmail.com" w:date="2024-03-15T00:34:00Z">
        <w:r w:rsidRPr="18E706F6" w:rsidDel="371CD096">
          <w:rPr>
            <w:rFonts w:ascii="Calibri Light" w:eastAsia="Calibri Light" w:hAnsi="Calibri Light" w:cs="Calibri Light"/>
            <w:lang w:val="en-US"/>
          </w:rPr>
          <w:delText xml:space="preserve"> balanced sample</w:delText>
        </w:r>
      </w:del>
      <w:ins w:id="1116" w:author="seiroi@gmail.com" w:date="2024-03-15T00:38:00Z">
        <w:r w:rsidR="0D231020" w:rsidRPr="18E706F6">
          <w:rPr>
            <w:rFonts w:ascii="Calibri Light" w:eastAsia="Calibri Light" w:hAnsi="Calibri Light" w:cs="Calibri Light"/>
            <w:lang w:val="en-US"/>
          </w:rPr>
          <w:t xml:space="preserve"> base sample</w:t>
        </w:r>
      </w:ins>
      <w:r w:rsidR="371CD096" w:rsidRPr="18E706F6">
        <w:rPr>
          <w:rFonts w:ascii="Calibri Light" w:eastAsia="Calibri Light" w:hAnsi="Calibri Light" w:cs="Calibri Light"/>
          <w:lang w:val="en-US"/>
        </w:rPr>
        <w:t xml:space="preserve"> and </w:t>
      </w:r>
      <w:del w:id="1117" w:author="seiroi@gmail.com" w:date="2024-03-15T00:33:00Z">
        <w:r w:rsidRPr="18E706F6" w:rsidDel="371CD096">
          <w:rPr>
            <w:rFonts w:ascii="Calibri Light" w:eastAsia="Calibri Light" w:hAnsi="Calibri Light" w:cs="Calibri Light"/>
            <w:lang w:val="en-US"/>
          </w:rPr>
          <w:delText>the</w:delText>
        </w:r>
      </w:del>
      <w:ins w:id="1118" w:author="seiroi@gmail.com" w:date="2024-03-15T00:33:00Z">
        <w:r w:rsidR="694BC904" w:rsidRPr="18E706F6">
          <w:rPr>
            <w:rFonts w:ascii="Calibri Light" w:eastAsia="Calibri Light" w:hAnsi="Calibri Light" w:cs="Calibri Light"/>
            <w:lang w:val="en-US"/>
          </w:rPr>
          <w:t>its</w:t>
        </w:r>
      </w:ins>
      <w:r w:rsidR="371CD096" w:rsidRPr="18E706F6">
        <w:rPr>
          <w:rFonts w:ascii="Calibri Light" w:eastAsia="Calibri Light" w:hAnsi="Calibri Light" w:cs="Calibri Light"/>
          <w:lang w:val="en-US"/>
        </w:rPr>
        <w:t xml:space="preserve"> subsample of surviving farms. The</w:t>
      </w:r>
      <w:del w:id="1119" w:author="seiroi@gmail.com" w:date="2024-03-15T00:34:00Z">
        <w:r w:rsidRPr="18E706F6" w:rsidDel="371CD096">
          <w:rPr>
            <w:rFonts w:ascii="Calibri Light" w:eastAsia="Calibri Light" w:hAnsi="Calibri Light" w:cs="Calibri Light"/>
            <w:lang w:val="en-US"/>
          </w:rPr>
          <w:delText xml:space="preserve"> balanced sample</w:delText>
        </w:r>
      </w:del>
      <w:ins w:id="1120" w:author="seiroi@gmail.com" w:date="2024-03-15T00:38:00Z">
        <w:r w:rsidR="0D231020" w:rsidRPr="18E706F6">
          <w:rPr>
            <w:rFonts w:ascii="Calibri Light" w:eastAsia="Calibri Light" w:hAnsi="Calibri Light" w:cs="Calibri Light"/>
            <w:lang w:val="en-US"/>
          </w:rPr>
          <w:t xml:space="preserve"> base sample</w:t>
        </w:r>
      </w:ins>
      <w:r w:rsidR="371CD096" w:rsidRPr="18E706F6">
        <w:rPr>
          <w:rFonts w:ascii="Calibri Light" w:eastAsia="Calibri Light" w:hAnsi="Calibri Light" w:cs="Calibri Light"/>
          <w:lang w:val="en-US"/>
        </w:rPr>
        <w:t xml:space="preserve"> </w:t>
      </w:r>
      <w:r w:rsidR="6696199E" w:rsidRPr="18E706F6">
        <w:rPr>
          <w:rFonts w:ascii="Calibri Light" w:eastAsia="Calibri Light" w:hAnsi="Calibri Light" w:cs="Calibri Light"/>
          <w:lang w:val="en-US"/>
        </w:rPr>
        <w:t xml:space="preserve">covers </w:t>
      </w:r>
      <w:r w:rsidR="371CD096" w:rsidRPr="18E706F6">
        <w:rPr>
          <w:rFonts w:ascii="Calibri Light" w:eastAsia="Calibri Light" w:hAnsi="Calibri Light" w:cs="Calibri Light"/>
          <w:lang w:val="en-US"/>
        </w:rPr>
        <w:t xml:space="preserve">all farms within our base sample, with results reflecting the impact of farm exits. Conversely, the subsample of surviving farms focuses solely on those that maintained operations </w:t>
      </w:r>
      <w:r w:rsidR="1A9C1673" w:rsidRPr="18E706F6">
        <w:rPr>
          <w:rFonts w:ascii="Calibri Light" w:eastAsia="Calibri Light" w:hAnsi="Calibri Light" w:cs="Calibri Light"/>
          <w:lang w:val="en-US"/>
        </w:rPr>
        <w:t>after introducing</w:t>
      </w:r>
      <w:r w:rsidR="371CD096" w:rsidRPr="18E706F6">
        <w:rPr>
          <w:rFonts w:ascii="Calibri Light" w:eastAsia="Calibri Light" w:hAnsi="Calibri Light" w:cs="Calibri Light"/>
          <w:lang w:val="en-US"/>
        </w:rPr>
        <w:t xml:space="preserve"> the new minimum wages. Results obtained from this surviving subsample illuminate the strategies employed to absorb the additional costs stemming from the minimum wage hike.</w:t>
      </w:r>
    </w:p>
    <w:p w14:paraId="73F14042" w14:textId="0216DD6B" w:rsidR="03FE0B14" w:rsidRDefault="371CD096" w:rsidP="785BD856">
      <w:pPr>
        <w:ind w:left="-20" w:right="-20"/>
        <w:jc w:val="both"/>
      </w:pPr>
      <w:r w:rsidRPr="785BD856">
        <w:rPr>
          <w:rFonts w:ascii="Calibri Light" w:eastAsia="Calibri Light" w:hAnsi="Calibri Light" w:cs="Calibri Light"/>
          <w:lang w:val="en-US"/>
        </w:rPr>
        <w:t>All findings presented in this section are weighted by the policy values of the respective outcome variables under scrutiny (such as employment, wages, capital, etc.). Unweighted results are detailed in Appendix B.</w:t>
      </w:r>
    </w:p>
    <w:p w14:paraId="51D259EC" w14:textId="18C4A8DA" w:rsidR="7B5D6BCE" w:rsidRDefault="66603D43" w:rsidP="7E6EA251">
      <w:pPr>
        <w:ind w:left="720"/>
        <w:jc w:val="both"/>
        <w:rPr>
          <w:rFonts w:asciiTheme="majorHAnsi" w:hAnsiTheme="majorHAnsi" w:cstheme="majorBidi"/>
          <w:b/>
          <w:bCs/>
          <w:lang w:val="en-US"/>
        </w:rPr>
      </w:pPr>
      <w:r w:rsidRPr="7E6EA251">
        <w:rPr>
          <w:rFonts w:asciiTheme="majorHAnsi" w:hAnsiTheme="majorHAnsi" w:cstheme="majorBidi"/>
          <w:b/>
          <w:bCs/>
          <w:lang w:val="en-US"/>
        </w:rPr>
        <w:t xml:space="preserve">5.1 </w:t>
      </w:r>
      <w:r w:rsidR="7B5D6BCE" w:rsidRPr="7E6EA251">
        <w:rPr>
          <w:rFonts w:asciiTheme="majorHAnsi" w:hAnsiTheme="majorHAnsi" w:cstheme="majorBidi"/>
          <w:b/>
          <w:bCs/>
          <w:lang w:val="en-US"/>
        </w:rPr>
        <w:t>Average wage</w:t>
      </w:r>
    </w:p>
    <w:p w14:paraId="708D7817" w14:textId="67A719DF" w:rsidR="0F3591E9" w:rsidRDefault="0F3591E9" w:rsidP="7F96F4B9">
      <w:pPr>
        <w:ind w:left="-20" w:right="-20"/>
        <w:jc w:val="both"/>
      </w:pPr>
      <w:r w:rsidRPr="18E706F6">
        <w:rPr>
          <w:rFonts w:ascii="Calibri Light" w:eastAsia="Calibri Light" w:hAnsi="Calibri Light" w:cs="Calibri Light"/>
          <w:lang w:val="en-US"/>
        </w:rPr>
        <w:t xml:space="preserve">Figure </w:t>
      </w:r>
      <w:r w:rsidRPr="18E706F6">
        <w:rPr>
          <w:rFonts w:ascii="Calibri Light" w:eastAsia="Calibri Light" w:hAnsi="Calibri Light" w:cs="Calibri Light"/>
          <w:highlight w:val="yellow"/>
          <w:lang w:val="en-US"/>
        </w:rPr>
        <w:t>[insert figure number]</w:t>
      </w:r>
      <w:r w:rsidRPr="18E706F6">
        <w:rPr>
          <w:rFonts w:ascii="Calibri Light" w:eastAsia="Calibri Light" w:hAnsi="Calibri Light" w:cs="Calibri Light"/>
          <w:lang w:val="en-US"/>
        </w:rPr>
        <w:t xml:space="preserve"> presents the estimated effects of the minimum wage hike on average wages. Panels a) and b) illustrate the results for the average wages of all workers, indicating no significant impact on average wages for both the</w:t>
      </w:r>
      <w:del w:id="1121" w:author="seiroi@gmail.com" w:date="2024-03-15T00:34:00Z">
        <w:r w:rsidRPr="18E706F6" w:rsidDel="0F3591E9">
          <w:rPr>
            <w:rFonts w:ascii="Calibri Light" w:eastAsia="Calibri Light" w:hAnsi="Calibri Light" w:cs="Calibri Light"/>
            <w:lang w:val="en-US"/>
          </w:rPr>
          <w:delText xml:space="preserve"> balanced sample</w:delText>
        </w:r>
      </w:del>
      <w:ins w:id="1122"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xml:space="preserve"> and the sample of surviving farms.</w:t>
      </w:r>
    </w:p>
    <w:p w14:paraId="37B9FC20" w14:textId="7F25712F" w:rsidR="0F3591E9" w:rsidRDefault="0F3591E9" w:rsidP="7F96F4B9">
      <w:pPr>
        <w:ind w:left="-20" w:right="-20"/>
        <w:jc w:val="both"/>
      </w:pPr>
      <w:r w:rsidRPr="18E706F6">
        <w:rPr>
          <w:rFonts w:ascii="Calibri Light" w:eastAsia="Calibri Light" w:hAnsi="Calibri Light" w:cs="Calibri Light"/>
          <w:lang w:val="en-US"/>
        </w:rPr>
        <w:t>Panels c) and d) show the effect of the minimum wage change on non-seasonal workers (i.e., those employed for more than 6 months on the farm). Here, the results indicate a decrease in average wage growth in the year of the policy change, with insignificant effects in subsequent years. This observed decrease in average wage growth was more pronounced for the</w:t>
      </w:r>
      <w:del w:id="1123" w:author="seiroi@gmail.com" w:date="2024-03-15T00:34:00Z">
        <w:r w:rsidRPr="18E706F6" w:rsidDel="0F3591E9">
          <w:rPr>
            <w:rFonts w:ascii="Calibri Light" w:eastAsia="Calibri Light" w:hAnsi="Calibri Light" w:cs="Calibri Light"/>
            <w:lang w:val="en-US"/>
          </w:rPr>
          <w:delText xml:space="preserve"> balanced sample</w:delText>
        </w:r>
      </w:del>
      <w:ins w:id="1124"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w:t>
      </w:r>
    </w:p>
    <w:p w14:paraId="1329C912" w14:textId="0F0D66B7" w:rsidR="0F3591E9" w:rsidRDefault="0F3591E9" w:rsidP="7F96F4B9">
      <w:pPr>
        <w:ind w:left="-20" w:right="-20"/>
        <w:jc w:val="both"/>
      </w:pPr>
      <w:r w:rsidRPr="7F96F4B9">
        <w:rPr>
          <w:rFonts w:ascii="Calibri Light" w:eastAsia="Calibri Light" w:hAnsi="Calibri Light" w:cs="Calibri Light"/>
          <w:lang w:val="en-US"/>
        </w:rPr>
        <w:t>Panels e) and f) reveal a non-significant effect on average wages for seasonal workers.</w:t>
      </w:r>
    </w:p>
    <w:p w14:paraId="703C4423" w14:textId="7DAC99B8" w:rsidR="0F3591E9" w:rsidRDefault="0F3591E9" w:rsidP="7F96F4B9">
      <w:pPr>
        <w:ind w:left="-20" w:right="-20"/>
        <w:jc w:val="both"/>
        <w:rPr>
          <w:rFonts w:ascii="Calibri Light" w:eastAsia="Calibri Light" w:hAnsi="Calibri Light" w:cs="Calibri Light"/>
          <w:lang w:val="en-US"/>
        </w:rPr>
      </w:pPr>
      <w:r w:rsidRPr="7F96F4B9">
        <w:rPr>
          <w:rFonts w:ascii="Calibri Light" w:eastAsia="Calibri Light" w:hAnsi="Calibri Light" w:cs="Calibri Light"/>
          <w:lang w:val="en-US"/>
        </w:rPr>
        <w:lastRenderedPageBreak/>
        <w:t xml:space="preserve">Furthermore, we examine the impact on high-wage workers, defined as those earning a monthly wage of R5400 and above, while low-wage workers earn below R5400. </w:t>
      </w:r>
      <w:r w:rsidR="386B9CD8" w:rsidRPr="7F96F4B9">
        <w:rPr>
          <w:rFonts w:ascii="Calibri Light" w:eastAsia="Calibri Light" w:hAnsi="Calibri Light" w:cs="Calibri Light"/>
          <w:lang w:val="en-US"/>
        </w:rPr>
        <w:t>Panels g) and h) show that, like non-seasonal workers, high-wage workers experienced a decrease in average wage growth in the year of the minimum wage increase, although the effect on wage growth was insignificant in subsequent years.</w:t>
      </w:r>
    </w:p>
    <w:p w14:paraId="1954FAF3" w14:textId="0019F25C" w:rsidR="0F3591E9" w:rsidRDefault="0F3591E9" w:rsidP="7F96F4B9">
      <w:pPr>
        <w:ind w:left="-20" w:right="-20"/>
        <w:jc w:val="both"/>
        <w:rPr>
          <w:rFonts w:ascii="Calibri Light" w:eastAsia="Calibri Light" w:hAnsi="Calibri Light" w:cs="Calibri Light"/>
          <w:lang w:val="en-US"/>
        </w:rPr>
      </w:pPr>
      <w:r w:rsidRPr="7F96F4B9">
        <w:rPr>
          <w:rFonts w:ascii="Calibri Light" w:eastAsia="Calibri Light" w:hAnsi="Calibri Light" w:cs="Calibri Light"/>
          <w:lang w:val="en-US"/>
        </w:rPr>
        <w:t xml:space="preserve">Panel </w:t>
      </w:r>
      <w:proofErr w:type="spellStart"/>
      <w:r w:rsidRPr="7F96F4B9">
        <w:rPr>
          <w:rFonts w:ascii="Calibri Light" w:eastAsia="Calibri Light" w:hAnsi="Calibri Light" w:cs="Calibri Light"/>
          <w:lang w:val="en-US"/>
        </w:rPr>
        <w:t>i</w:t>
      </w:r>
      <w:proofErr w:type="spellEnd"/>
      <w:r w:rsidRPr="7F96F4B9">
        <w:rPr>
          <w:rFonts w:ascii="Calibri Light" w:eastAsia="Calibri Light" w:hAnsi="Calibri Light" w:cs="Calibri Light"/>
          <w:lang w:val="en-US"/>
        </w:rPr>
        <w:t xml:space="preserve">), however, reveals that average wages for low-wage workers in the balanced panel increased in years 1, 2, and 3 following the minimum wage increase. </w:t>
      </w:r>
      <w:r w:rsidR="5D9974F4" w:rsidRPr="7F96F4B9">
        <w:rPr>
          <w:rFonts w:ascii="Calibri Light" w:eastAsia="Calibri Light" w:hAnsi="Calibri Light" w:cs="Calibri Light"/>
          <w:lang w:val="en-US"/>
        </w:rPr>
        <w:t>However, surviving farms gradually increased wages for low-wage workers, with significant wage growth observed only in the sample's last two years.</w:t>
      </w:r>
    </w:p>
    <w:tbl>
      <w:tblPr>
        <w:tblStyle w:val="a3"/>
        <w:tblW w:w="9016" w:type="dxa"/>
        <w:tblLayout w:type="fixed"/>
        <w:tblLook w:val="06A0" w:firstRow="1" w:lastRow="0" w:firstColumn="1" w:lastColumn="0" w:noHBand="1" w:noVBand="1"/>
      </w:tblPr>
      <w:tblGrid>
        <w:gridCol w:w="4530"/>
        <w:gridCol w:w="4486"/>
      </w:tblGrid>
      <w:tr w:rsidR="40939A00" w14:paraId="0C56A0A6" w14:textId="77777777" w:rsidTr="785BD856">
        <w:trPr>
          <w:trHeight w:val="300"/>
        </w:trPr>
        <w:tc>
          <w:tcPr>
            <w:tcW w:w="9016" w:type="dxa"/>
            <w:gridSpan w:val="2"/>
          </w:tcPr>
          <w:p w14:paraId="62C5F5A3" w14:textId="0BCFC7D5" w:rsidR="3FBE1E17" w:rsidRDefault="3E8EED53" w:rsidP="785BD856">
            <w:pPr>
              <w:rPr>
                <w:rFonts w:asciiTheme="majorHAnsi" w:hAnsiTheme="majorHAnsi" w:cstheme="majorBidi"/>
                <w:lang w:val="en-GB"/>
              </w:rPr>
            </w:pPr>
            <w:r w:rsidRPr="785BD856">
              <w:rPr>
                <w:rFonts w:asciiTheme="majorHAnsi" w:hAnsiTheme="majorHAnsi" w:cstheme="majorBidi"/>
                <w:highlight w:val="yellow"/>
                <w:lang w:val="en-GB"/>
              </w:rPr>
              <w:t>Figure [insert number]:</w:t>
            </w:r>
            <w:r w:rsidRPr="785BD856">
              <w:rPr>
                <w:rFonts w:asciiTheme="majorHAnsi" w:hAnsiTheme="majorHAnsi" w:cstheme="majorBidi"/>
                <w:lang w:val="en-GB"/>
              </w:rPr>
              <w:t xml:space="preserve"> Effect of the minimum wage hike on average wage</w:t>
            </w:r>
          </w:p>
        </w:tc>
      </w:tr>
      <w:tr w:rsidR="40939A00" w14:paraId="28B7127F" w14:textId="77777777" w:rsidTr="785BD856">
        <w:trPr>
          <w:trHeight w:val="300"/>
        </w:trPr>
        <w:tc>
          <w:tcPr>
            <w:tcW w:w="4530" w:type="dxa"/>
          </w:tcPr>
          <w:p w14:paraId="41139B0A" w14:textId="769AC321" w:rsidR="38162972" w:rsidRDefault="38162972" w:rsidP="40939A00">
            <w:pPr>
              <w:rPr>
                <w:rFonts w:asciiTheme="majorHAnsi" w:hAnsiTheme="majorHAnsi" w:cstheme="majorBidi"/>
                <w:lang w:val="en-GB"/>
              </w:rPr>
            </w:pPr>
            <w:r>
              <w:rPr>
                <w:noProof/>
              </w:rPr>
              <w:drawing>
                <wp:inline distT="0" distB="0" distL="0" distR="0" wp14:anchorId="3AFF915A" wp14:editId="757D6D7B">
                  <wp:extent cx="2714625" cy="1809750"/>
                  <wp:effectExtent l="0" t="0" r="0" b="0"/>
                  <wp:docPr id="1633053215" name="Picture 163305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486" w:type="dxa"/>
          </w:tcPr>
          <w:p w14:paraId="5E15216A" w14:textId="48FB8ECA" w:rsidR="38162972" w:rsidRDefault="38162972" w:rsidP="40939A00">
            <w:pPr>
              <w:rPr>
                <w:rFonts w:asciiTheme="majorHAnsi" w:hAnsiTheme="majorHAnsi" w:cstheme="majorBidi"/>
                <w:lang w:val="en-GB"/>
              </w:rPr>
            </w:pPr>
            <w:r>
              <w:rPr>
                <w:noProof/>
              </w:rPr>
              <w:drawing>
                <wp:inline distT="0" distB="0" distL="0" distR="0" wp14:anchorId="22800F6C" wp14:editId="0B3E70E3">
                  <wp:extent cx="2714625" cy="1809750"/>
                  <wp:effectExtent l="0" t="0" r="0" b="0"/>
                  <wp:docPr id="1425889319" name="Picture 142588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26F1AE6F" w14:textId="77777777" w:rsidTr="785BD856">
        <w:trPr>
          <w:trHeight w:val="300"/>
        </w:trPr>
        <w:tc>
          <w:tcPr>
            <w:tcW w:w="4530" w:type="dxa"/>
          </w:tcPr>
          <w:p w14:paraId="644F614A" w14:textId="5C3B3A8A" w:rsidR="4294B765" w:rsidRDefault="33B1B189" w:rsidP="785BD856">
            <w:pPr>
              <w:pStyle w:val="a4"/>
              <w:numPr>
                <w:ilvl w:val="0"/>
                <w:numId w:val="26"/>
              </w:numPr>
              <w:rPr>
                <w:rFonts w:asciiTheme="majorHAnsi" w:hAnsiTheme="majorHAnsi" w:cstheme="majorBidi"/>
                <w:lang w:val="en-GB"/>
              </w:rPr>
            </w:pPr>
            <w:r w:rsidRPr="785BD856">
              <w:rPr>
                <w:rFonts w:asciiTheme="majorHAnsi" w:hAnsiTheme="majorHAnsi" w:cstheme="majorBidi"/>
                <w:lang w:val="en-GB"/>
              </w:rPr>
              <w:t xml:space="preserve">Balanced </w:t>
            </w:r>
            <w:r w:rsidR="5E2D4957" w:rsidRPr="785BD856">
              <w:rPr>
                <w:rFonts w:asciiTheme="majorHAnsi" w:hAnsiTheme="majorHAnsi" w:cstheme="majorBidi"/>
                <w:lang w:val="en-GB"/>
              </w:rPr>
              <w:t>sample:</w:t>
            </w:r>
            <w:r w:rsidR="3FC832BE" w:rsidRPr="785BD856">
              <w:rPr>
                <w:rFonts w:asciiTheme="majorHAnsi" w:hAnsiTheme="majorHAnsi" w:cstheme="majorBidi"/>
                <w:lang w:val="en-GB"/>
              </w:rPr>
              <w:t xml:space="preserve"> </w:t>
            </w:r>
            <w:r w:rsidR="059CEB2F" w:rsidRPr="785BD856">
              <w:rPr>
                <w:rFonts w:asciiTheme="majorHAnsi" w:hAnsiTheme="majorHAnsi" w:cstheme="majorBidi"/>
                <w:lang w:val="en-GB"/>
              </w:rPr>
              <w:t>A</w:t>
            </w:r>
            <w:r w:rsidR="3FC832BE" w:rsidRPr="785BD856">
              <w:rPr>
                <w:rFonts w:asciiTheme="majorHAnsi" w:hAnsiTheme="majorHAnsi" w:cstheme="majorBidi"/>
                <w:lang w:val="en-GB"/>
              </w:rPr>
              <w:t xml:space="preserve">ll workers </w:t>
            </w:r>
          </w:p>
        </w:tc>
        <w:tc>
          <w:tcPr>
            <w:tcW w:w="4486" w:type="dxa"/>
          </w:tcPr>
          <w:p w14:paraId="507376C4" w14:textId="57707181" w:rsidR="4294B765" w:rsidRDefault="33B1B189" w:rsidP="785BD856">
            <w:pPr>
              <w:pStyle w:val="a4"/>
              <w:numPr>
                <w:ilvl w:val="0"/>
                <w:numId w:val="26"/>
              </w:numPr>
              <w:rPr>
                <w:rFonts w:asciiTheme="majorHAnsi" w:hAnsiTheme="majorHAnsi" w:cstheme="majorBidi"/>
                <w:lang w:val="en-GB"/>
              </w:rPr>
            </w:pPr>
            <w:r w:rsidRPr="785BD856">
              <w:rPr>
                <w:rFonts w:asciiTheme="majorHAnsi" w:hAnsiTheme="majorHAnsi" w:cstheme="majorBidi"/>
                <w:lang w:val="en-GB"/>
              </w:rPr>
              <w:t xml:space="preserve">Sample of surviving </w:t>
            </w:r>
            <w:r w:rsidR="0CB2F736" w:rsidRPr="785BD856">
              <w:rPr>
                <w:rFonts w:asciiTheme="majorHAnsi" w:hAnsiTheme="majorHAnsi" w:cstheme="majorBidi"/>
                <w:lang w:val="en-GB"/>
              </w:rPr>
              <w:t>farms:</w:t>
            </w:r>
            <w:r w:rsidR="1E20FD78" w:rsidRPr="785BD856">
              <w:rPr>
                <w:rFonts w:asciiTheme="majorHAnsi" w:hAnsiTheme="majorHAnsi" w:cstheme="majorBidi"/>
                <w:lang w:val="en-GB"/>
              </w:rPr>
              <w:t xml:space="preserve"> All workers </w:t>
            </w:r>
          </w:p>
        </w:tc>
      </w:tr>
      <w:tr w:rsidR="40939A00" w14:paraId="3C9669F6" w14:textId="77777777" w:rsidTr="785BD856">
        <w:trPr>
          <w:trHeight w:val="300"/>
        </w:trPr>
        <w:tc>
          <w:tcPr>
            <w:tcW w:w="4530" w:type="dxa"/>
          </w:tcPr>
          <w:p w14:paraId="2605C478" w14:textId="369FFC6F" w:rsidR="73A2AB2C" w:rsidRDefault="73A2AB2C" w:rsidP="40939A00">
            <w:r>
              <w:rPr>
                <w:noProof/>
              </w:rPr>
              <w:drawing>
                <wp:inline distT="0" distB="0" distL="0" distR="0" wp14:anchorId="0B84C22C" wp14:editId="2380475D">
                  <wp:extent cx="2752725" cy="1835150"/>
                  <wp:effectExtent l="0" t="0" r="0" b="0"/>
                  <wp:docPr id="1448720726" name="Picture 144872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725" cy="1835150"/>
                          </a:xfrm>
                          <a:prstGeom prst="rect">
                            <a:avLst/>
                          </a:prstGeom>
                        </pic:spPr>
                      </pic:pic>
                    </a:graphicData>
                  </a:graphic>
                </wp:inline>
              </w:drawing>
            </w:r>
          </w:p>
        </w:tc>
        <w:tc>
          <w:tcPr>
            <w:tcW w:w="4486" w:type="dxa"/>
          </w:tcPr>
          <w:p w14:paraId="3964F667" w14:textId="7F6E2140" w:rsidR="73A2AB2C" w:rsidRDefault="73A2AB2C" w:rsidP="40939A00">
            <w:pPr>
              <w:rPr>
                <w:rFonts w:asciiTheme="majorHAnsi" w:hAnsiTheme="majorHAnsi" w:cstheme="majorBidi"/>
                <w:lang w:val="en-GB"/>
              </w:rPr>
            </w:pPr>
            <w:r>
              <w:rPr>
                <w:noProof/>
              </w:rPr>
              <w:drawing>
                <wp:inline distT="0" distB="0" distL="0" distR="0" wp14:anchorId="4D0C26C0" wp14:editId="648027B5">
                  <wp:extent cx="2714625" cy="1800225"/>
                  <wp:effectExtent l="0" t="0" r="0" b="0"/>
                  <wp:docPr id="461944819" name="Picture 46194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4625" cy="1800225"/>
                          </a:xfrm>
                          <a:prstGeom prst="rect">
                            <a:avLst/>
                          </a:prstGeom>
                        </pic:spPr>
                      </pic:pic>
                    </a:graphicData>
                  </a:graphic>
                </wp:inline>
              </w:drawing>
            </w:r>
          </w:p>
        </w:tc>
      </w:tr>
      <w:tr w:rsidR="40939A00" w14:paraId="5CCAA3C5" w14:textId="77777777" w:rsidTr="785BD856">
        <w:trPr>
          <w:trHeight w:val="300"/>
        </w:trPr>
        <w:tc>
          <w:tcPr>
            <w:tcW w:w="4530" w:type="dxa"/>
          </w:tcPr>
          <w:p w14:paraId="463BFD8F" w14:textId="0CA67396" w:rsidR="051E153C" w:rsidRDefault="051E153C" w:rsidP="40939A00">
            <w:pPr>
              <w:pStyle w:val="a4"/>
              <w:numPr>
                <w:ilvl w:val="0"/>
                <w:numId w:val="26"/>
              </w:numPr>
              <w:rPr>
                <w:rFonts w:asciiTheme="majorHAnsi" w:hAnsiTheme="majorHAnsi" w:cstheme="majorBidi"/>
                <w:lang w:val="en-GB"/>
              </w:rPr>
            </w:pPr>
            <w:r w:rsidRPr="40939A00">
              <w:rPr>
                <w:rFonts w:asciiTheme="majorHAnsi" w:hAnsiTheme="majorHAnsi" w:cstheme="majorBidi"/>
                <w:lang w:val="en-GB"/>
              </w:rPr>
              <w:t>Balanced sample: non-seasonal</w:t>
            </w:r>
          </w:p>
        </w:tc>
        <w:tc>
          <w:tcPr>
            <w:tcW w:w="4486" w:type="dxa"/>
          </w:tcPr>
          <w:p w14:paraId="58E87191" w14:textId="011A1565" w:rsidR="051E153C" w:rsidRDefault="051E153C" w:rsidP="40939A00">
            <w:pPr>
              <w:pStyle w:val="a4"/>
              <w:numPr>
                <w:ilvl w:val="0"/>
                <w:numId w:val="26"/>
              </w:numPr>
              <w:rPr>
                <w:rFonts w:asciiTheme="majorHAnsi" w:hAnsiTheme="majorHAnsi" w:cstheme="majorBidi"/>
                <w:lang w:val="en-GB"/>
              </w:rPr>
            </w:pPr>
            <w:r w:rsidRPr="40939A00">
              <w:rPr>
                <w:rFonts w:asciiTheme="majorHAnsi" w:hAnsiTheme="majorHAnsi" w:cstheme="majorBidi"/>
                <w:lang w:val="en-GB"/>
              </w:rPr>
              <w:t xml:space="preserve">Sample of surviving farms: non-seasonal </w:t>
            </w:r>
          </w:p>
        </w:tc>
      </w:tr>
      <w:tr w:rsidR="40939A00" w14:paraId="7A003449" w14:textId="77777777" w:rsidTr="785BD856">
        <w:trPr>
          <w:trHeight w:val="300"/>
        </w:trPr>
        <w:tc>
          <w:tcPr>
            <w:tcW w:w="4530" w:type="dxa"/>
          </w:tcPr>
          <w:p w14:paraId="2A80FB95" w14:textId="50C14BCF" w:rsidR="73064F8E" w:rsidRDefault="73064F8E" w:rsidP="40939A00">
            <w:pPr>
              <w:rPr>
                <w:rFonts w:asciiTheme="majorHAnsi" w:hAnsiTheme="majorHAnsi" w:cstheme="majorBidi"/>
                <w:lang w:val="en-GB"/>
              </w:rPr>
            </w:pPr>
            <w:r>
              <w:rPr>
                <w:noProof/>
              </w:rPr>
              <w:drawing>
                <wp:inline distT="0" distB="0" distL="0" distR="0" wp14:anchorId="06DF53DC" wp14:editId="7490725C">
                  <wp:extent cx="2714625" cy="1809750"/>
                  <wp:effectExtent l="0" t="0" r="0" b="0"/>
                  <wp:docPr id="1325654544" name="Picture 132565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486" w:type="dxa"/>
          </w:tcPr>
          <w:p w14:paraId="6ACE0509" w14:textId="032299C6" w:rsidR="73064F8E" w:rsidRDefault="73064F8E" w:rsidP="40939A00">
            <w:pPr>
              <w:rPr>
                <w:rFonts w:asciiTheme="majorHAnsi" w:hAnsiTheme="majorHAnsi" w:cstheme="majorBidi"/>
                <w:lang w:val="en-GB"/>
              </w:rPr>
            </w:pPr>
            <w:r>
              <w:rPr>
                <w:noProof/>
              </w:rPr>
              <w:drawing>
                <wp:inline distT="0" distB="0" distL="0" distR="0" wp14:anchorId="59A02251" wp14:editId="67319791">
                  <wp:extent cx="2714625" cy="1809750"/>
                  <wp:effectExtent l="0" t="0" r="0" b="0"/>
                  <wp:docPr id="389338934" name="Picture 38933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76555459" w14:textId="77777777" w:rsidTr="785BD856">
        <w:trPr>
          <w:trHeight w:val="300"/>
        </w:trPr>
        <w:tc>
          <w:tcPr>
            <w:tcW w:w="4530" w:type="dxa"/>
          </w:tcPr>
          <w:p w14:paraId="67C6BA48" w14:textId="3A72907A" w:rsidR="051E153C" w:rsidRDefault="051E153C" w:rsidP="40939A00">
            <w:pPr>
              <w:pStyle w:val="a4"/>
              <w:numPr>
                <w:ilvl w:val="0"/>
                <w:numId w:val="26"/>
              </w:numPr>
              <w:rPr>
                <w:rFonts w:asciiTheme="majorHAnsi" w:hAnsiTheme="majorHAnsi" w:cstheme="majorBidi"/>
                <w:lang w:val="en-GB"/>
              </w:rPr>
            </w:pPr>
            <w:r w:rsidRPr="40939A00">
              <w:rPr>
                <w:rFonts w:asciiTheme="majorHAnsi" w:hAnsiTheme="majorHAnsi" w:cstheme="majorBidi"/>
                <w:lang w:val="en-GB"/>
              </w:rPr>
              <w:t>Balanced sample: Seasonal</w:t>
            </w:r>
          </w:p>
        </w:tc>
        <w:tc>
          <w:tcPr>
            <w:tcW w:w="4486" w:type="dxa"/>
          </w:tcPr>
          <w:p w14:paraId="6FA8FEFF" w14:textId="29EC07ED" w:rsidR="051E153C" w:rsidRDefault="051E153C" w:rsidP="40939A00">
            <w:pPr>
              <w:pStyle w:val="a4"/>
              <w:numPr>
                <w:ilvl w:val="0"/>
                <w:numId w:val="26"/>
              </w:numPr>
              <w:rPr>
                <w:rFonts w:asciiTheme="majorHAnsi" w:hAnsiTheme="majorHAnsi" w:cstheme="majorBidi"/>
                <w:lang w:val="en-GB"/>
              </w:rPr>
            </w:pPr>
            <w:r w:rsidRPr="40939A00">
              <w:rPr>
                <w:rFonts w:asciiTheme="majorHAnsi" w:hAnsiTheme="majorHAnsi" w:cstheme="majorBidi"/>
                <w:lang w:val="en-GB"/>
              </w:rPr>
              <w:t xml:space="preserve">Sample of surviving </w:t>
            </w:r>
            <w:proofErr w:type="gramStart"/>
            <w:r w:rsidRPr="40939A00">
              <w:rPr>
                <w:rFonts w:asciiTheme="majorHAnsi" w:hAnsiTheme="majorHAnsi" w:cstheme="majorBidi"/>
                <w:lang w:val="en-GB"/>
              </w:rPr>
              <w:t>farms :</w:t>
            </w:r>
            <w:proofErr w:type="gramEnd"/>
            <w:r w:rsidRPr="40939A00">
              <w:rPr>
                <w:rFonts w:asciiTheme="majorHAnsi" w:hAnsiTheme="majorHAnsi" w:cstheme="majorBidi"/>
                <w:lang w:val="en-GB"/>
              </w:rPr>
              <w:t xml:space="preserve"> Seasonal</w:t>
            </w:r>
          </w:p>
        </w:tc>
      </w:tr>
      <w:tr w:rsidR="785BD856" w14:paraId="68C112D5" w14:textId="77777777" w:rsidTr="785BD856">
        <w:trPr>
          <w:trHeight w:val="300"/>
        </w:trPr>
        <w:tc>
          <w:tcPr>
            <w:tcW w:w="4530" w:type="dxa"/>
          </w:tcPr>
          <w:p w14:paraId="69A249AA" w14:textId="170CFCCF" w:rsidR="6A94EF85" w:rsidRDefault="6A94EF85" w:rsidP="785BD856">
            <w:pPr>
              <w:rPr>
                <w:rFonts w:asciiTheme="majorHAnsi" w:hAnsiTheme="majorHAnsi" w:cstheme="majorBidi"/>
                <w:lang w:val="en-GB"/>
              </w:rPr>
            </w:pPr>
            <w:r>
              <w:rPr>
                <w:noProof/>
              </w:rPr>
              <w:lastRenderedPageBreak/>
              <w:drawing>
                <wp:inline distT="0" distB="0" distL="0" distR="0" wp14:anchorId="273F9A60" wp14:editId="0FC93E38">
                  <wp:extent cx="2714625" cy="1809750"/>
                  <wp:effectExtent l="0" t="0" r="0" b="0"/>
                  <wp:docPr id="398629349" name="Picture 39862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486" w:type="dxa"/>
          </w:tcPr>
          <w:p w14:paraId="79CBDD8D" w14:textId="4B6E8D8C" w:rsidR="6A94EF85" w:rsidRDefault="6A94EF85" w:rsidP="785BD856">
            <w:pPr>
              <w:rPr>
                <w:rFonts w:asciiTheme="majorHAnsi" w:hAnsiTheme="majorHAnsi" w:cstheme="majorBidi"/>
                <w:lang w:val="en-GB"/>
              </w:rPr>
            </w:pPr>
            <w:r>
              <w:rPr>
                <w:noProof/>
              </w:rPr>
              <w:drawing>
                <wp:inline distT="0" distB="0" distL="0" distR="0" wp14:anchorId="5EBAC763" wp14:editId="3352EFE0">
                  <wp:extent cx="2705100" cy="1800225"/>
                  <wp:effectExtent l="0" t="0" r="0" b="0"/>
                  <wp:docPr id="1829098438" name="Picture 182909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5100" cy="1800225"/>
                          </a:xfrm>
                          <a:prstGeom prst="rect">
                            <a:avLst/>
                          </a:prstGeom>
                        </pic:spPr>
                      </pic:pic>
                    </a:graphicData>
                  </a:graphic>
                </wp:inline>
              </w:drawing>
            </w:r>
          </w:p>
        </w:tc>
      </w:tr>
      <w:tr w:rsidR="785BD856" w14:paraId="0D080CE7" w14:textId="77777777" w:rsidTr="785BD856">
        <w:trPr>
          <w:trHeight w:val="300"/>
        </w:trPr>
        <w:tc>
          <w:tcPr>
            <w:tcW w:w="4530" w:type="dxa"/>
          </w:tcPr>
          <w:p w14:paraId="215F2B15" w14:textId="10287C09" w:rsidR="6A94EF85" w:rsidRDefault="6A94EF85" w:rsidP="785BD856">
            <w:pPr>
              <w:pStyle w:val="a4"/>
              <w:numPr>
                <w:ilvl w:val="0"/>
                <w:numId w:val="26"/>
              </w:numPr>
              <w:rPr>
                <w:rFonts w:asciiTheme="majorHAnsi" w:hAnsiTheme="majorHAnsi" w:cstheme="majorBidi"/>
                <w:lang w:val="en-GB"/>
              </w:rPr>
            </w:pPr>
            <w:r w:rsidRPr="785BD856">
              <w:rPr>
                <w:rFonts w:asciiTheme="majorHAnsi" w:hAnsiTheme="majorHAnsi" w:cstheme="majorBidi"/>
                <w:lang w:val="en-GB"/>
              </w:rPr>
              <w:t xml:space="preserve">Balanced sample: High-wage workers </w:t>
            </w:r>
          </w:p>
        </w:tc>
        <w:tc>
          <w:tcPr>
            <w:tcW w:w="4486" w:type="dxa"/>
          </w:tcPr>
          <w:p w14:paraId="25458FAA" w14:textId="2F22C09D" w:rsidR="6A94EF85" w:rsidRDefault="6A94EF85" w:rsidP="785BD856">
            <w:pPr>
              <w:pStyle w:val="a4"/>
              <w:numPr>
                <w:ilvl w:val="0"/>
                <w:numId w:val="26"/>
              </w:numPr>
              <w:rPr>
                <w:rFonts w:asciiTheme="majorHAnsi" w:hAnsiTheme="majorHAnsi" w:cstheme="majorBidi"/>
                <w:lang w:val="en-GB"/>
              </w:rPr>
            </w:pPr>
            <w:r w:rsidRPr="785BD856">
              <w:rPr>
                <w:rFonts w:asciiTheme="majorHAnsi" w:hAnsiTheme="majorHAnsi" w:cstheme="majorBidi"/>
                <w:lang w:val="en-GB"/>
              </w:rPr>
              <w:t xml:space="preserve">Sample of surviving farms: High wage workers </w:t>
            </w:r>
          </w:p>
        </w:tc>
      </w:tr>
      <w:tr w:rsidR="785BD856" w14:paraId="2944468C" w14:textId="77777777" w:rsidTr="785BD856">
        <w:trPr>
          <w:trHeight w:val="300"/>
        </w:trPr>
        <w:tc>
          <w:tcPr>
            <w:tcW w:w="4530" w:type="dxa"/>
          </w:tcPr>
          <w:p w14:paraId="7D9596C4" w14:textId="278092AE" w:rsidR="6A94EF85" w:rsidRDefault="6A94EF85" w:rsidP="785BD856">
            <w:pPr>
              <w:rPr>
                <w:rFonts w:asciiTheme="majorHAnsi" w:hAnsiTheme="majorHAnsi" w:cstheme="majorBidi"/>
                <w:lang w:val="en-GB"/>
              </w:rPr>
            </w:pPr>
            <w:r>
              <w:rPr>
                <w:noProof/>
              </w:rPr>
              <w:drawing>
                <wp:inline distT="0" distB="0" distL="0" distR="0" wp14:anchorId="27B3D073" wp14:editId="7DDD715D">
                  <wp:extent cx="2733675" cy="1819275"/>
                  <wp:effectExtent l="0" t="0" r="0" b="0"/>
                  <wp:docPr id="675382341" name="Picture 67538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675" cy="1819275"/>
                          </a:xfrm>
                          <a:prstGeom prst="rect">
                            <a:avLst/>
                          </a:prstGeom>
                        </pic:spPr>
                      </pic:pic>
                    </a:graphicData>
                  </a:graphic>
                </wp:inline>
              </w:drawing>
            </w:r>
          </w:p>
        </w:tc>
        <w:tc>
          <w:tcPr>
            <w:tcW w:w="4486" w:type="dxa"/>
          </w:tcPr>
          <w:p w14:paraId="7CBC5A14" w14:textId="6F7EAD96" w:rsidR="6A94EF85" w:rsidRDefault="6A94EF85" w:rsidP="785BD856">
            <w:pPr>
              <w:rPr>
                <w:rFonts w:asciiTheme="majorHAnsi" w:hAnsiTheme="majorHAnsi" w:cstheme="majorBidi"/>
                <w:lang w:val="en-GB"/>
              </w:rPr>
            </w:pPr>
            <w:r>
              <w:rPr>
                <w:noProof/>
              </w:rPr>
              <w:drawing>
                <wp:inline distT="0" distB="0" distL="0" distR="0" wp14:anchorId="1F75A8BF" wp14:editId="06477197">
                  <wp:extent cx="2705100" cy="1800225"/>
                  <wp:effectExtent l="0" t="0" r="0" b="0"/>
                  <wp:docPr id="772675144" name="Picture 77267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800225"/>
                          </a:xfrm>
                          <a:prstGeom prst="rect">
                            <a:avLst/>
                          </a:prstGeom>
                        </pic:spPr>
                      </pic:pic>
                    </a:graphicData>
                  </a:graphic>
                </wp:inline>
              </w:drawing>
            </w:r>
          </w:p>
        </w:tc>
      </w:tr>
      <w:tr w:rsidR="785BD856" w14:paraId="5FEDE173" w14:textId="77777777" w:rsidTr="785BD856">
        <w:trPr>
          <w:trHeight w:val="300"/>
        </w:trPr>
        <w:tc>
          <w:tcPr>
            <w:tcW w:w="4530" w:type="dxa"/>
          </w:tcPr>
          <w:p w14:paraId="33B0B140" w14:textId="3B97FB65" w:rsidR="6A94EF85" w:rsidRDefault="6A94EF85" w:rsidP="785BD856">
            <w:pPr>
              <w:pStyle w:val="a4"/>
              <w:numPr>
                <w:ilvl w:val="0"/>
                <w:numId w:val="26"/>
              </w:numPr>
              <w:rPr>
                <w:rFonts w:asciiTheme="majorHAnsi" w:hAnsiTheme="majorHAnsi" w:cstheme="majorBidi"/>
                <w:lang w:val="en-GB"/>
              </w:rPr>
            </w:pPr>
            <w:r w:rsidRPr="785BD856">
              <w:rPr>
                <w:rFonts w:asciiTheme="majorHAnsi" w:hAnsiTheme="majorHAnsi" w:cstheme="majorBidi"/>
                <w:lang w:val="en-GB"/>
              </w:rPr>
              <w:t xml:space="preserve">Balanced sample: Low-wage workers </w:t>
            </w:r>
          </w:p>
        </w:tc>
        <w:tc>
          <w:tcPr>
            <w:tcW w:w="4486" w:type="dxa"/>
          </w:tcPr>
          <w:p w14:paraId="334FB5FD" w14:textId="1F3A8277" w:rsidR="6A94EF85" w:rsidRDefault="6A94EF85" w:rsidP="785BD856">
            <w:pPr>
              <w:pStyle w:val="a4"/>
              <w:numPr>
                <w:ilvl w:val="0"/>
                <w:numId w:val="26"/>
              </w:numPr>
              <w:rPr>
                <w:rFonts w:asciiTheme="majorHAnsi" w:hAnsiTheme="majorHAnsi" w:cstheme="majorBidi"/>
                <w:lang w:val="en-GB"/>
              </w:rPr>
            </w:pPr>
            <w:r w:rsidRPr="785BD856">
              <w:rPr>
                <w:rFonts w:asciiTheme="majorHAnsi" w:hAnsiTheme="majorHAnsi" w:cstheme="majorBidi"/>
                <w:lang w:val="en-GB"/>
              </w:rPr>
              <w:t>Sample of surviving farms: Low-wage workers</w:t>
            </w:r>
          </w:p>
        </w:tc>
      </w:tr>
      <w:tr w:rsidR="40939A00" w14:paraId="35E5F13F" w14:textId="77777777" w:rsidTr="785BD856">
        <w:trPr>
          <w:trHeight w:val="300"/>
        </w:trPr>
        <w:tc>
          <w:tcPr>
            <w:tcW w:w="9016" w:type="dxa"/>
            <w:gridSpan w:val="2"/>
          </w:tcPr>
          <w:p w14:paraId="130DBE8B" w14:textId="7EE10D27" w:rsidR="051E153C" w:rsidRDefault="051E153C" w:rsidP="40939A00">
            <w:pPr>
              <w:rPr>
                <w:rFonts w:asciiTheme="majorHAnsi" w:hAnsiTheme="majorHAnsi" w:cstheme="majorBidi"/>
                <w:lang w:val="en-GB"/>
              </w:rPr>
            </w:pPr>
            <w:r w:rsidRPr="40939A00">
              <w:rPr>
                <w:rFonts w:asciiTheme="majorHAnsi" w:hAnsiTheme="majorHAnsi" w:cstheme="majorBidi"/>
                <w:lang w:val="en-GB"/>
              </w:rPr>
              <w:t xml:space="preserve">Notes: </w:t>
            </w:r>
          </w:p>
          <w:p w14:paraId="36E0C97B" w14:textId="4A88F9D7" w:rsidR="051E153C" w:rsidRDefault="051E153C" w:rsidP="40939A00">
            <w:pPr>
              <w:rPr>
                <w:rFonts w:asciiTheme="majorHAnsi" w:hAnsiTheme="majorHAnsi" w:cstheme="majorBidi"/>
                <w:lang w:val="en-GB"/>
              </w:rPr>
            </w:pPr>
            <w:r w:rsidRPr="40939A00">
              <w:rPr>
                <w:rFonts w:asciiTheme="majorHAnsi" w:hAnsiTheme="majorHAnsi" w:cstheme="majorBidi"/>
                <w:lang w:val="en-GB"/>
              </w:rPr>
              <w:t xml:space="preserve">Source: </w:t>
            </w:r>
          </w:p>
        </w:tc>
      </w:tr>
    </w:tbl>
    <w:p w14:paraId="09B2EBF8" w14:textId="1A10F592" w:rsidR="40939A00" w:rsidRDefault="40939A00" w:rsidP="40939A00">
      <w:pPr>
        <w:jc w:val="both"/>
        <w:rPr>
          <w:rFonts w:asciiTheme="majorHAnsi" w:hAnsiTheme="majorHAnsi" w:cstheme="majorBidi"/>
          <w:lang w:val="en-GB"/>
        </w:rPr>
      </w:pPr>
    </w:p>
    <w:p w14:paraId="42359BA2" w14:textId="71F9AF5E" w:rsidR="785BD856" w:rsidRDefault="6D88A031" w:rsidP="0B250D6F">
      <w:pPr>
        <w:ind w:left="-20" w:right="-20"/>
        <w:jc w:val="both"/>
      </w:pPr>
      <w:r w:rsidRPr="18E706F6">
        <w:rPr>
          <w:rFonts w:ascii="Calibri Light" w:eastAsia="Calibri Light" w:hAnsi="Calibri Light" w:cs="Calibri Light"/>
          <w:lang w:val="en-US"/>
        </w:rPr>
        <w:t>In summary, the analysis indicates that the minimum wage hike did not significantly influence the overall average wage growth across farms. However, a closer examination of wages among workers at the lower end of the income spectrum reveals a notable impact: the minimum wage increase led to higher wages for low-wage workers, who are the primary targets of minimum wage legislation. Interestingly, this wage increase is more pronounced in the</w:t>
      </w:r>
      <w:del w:id="1125" w:author="seiroi@gmail.com" w:date="2024-03-15T00:34:00Z">
        <w:r w:rsidRPr="18E706F6" w:rsidDel="6D88A031">
          <w:rPr>
            <w:rFonts w:ascii="Calibri Light" w:eastAsia="Calibri Light" w:hAnsi="Calibri Light" w:cs="Calibri Light"/>
            <w:lang w:val="en-US"/>
          </w:rPr>
          <w:delText xml:space="preserve"> balanced sample</w:delText>
        </w:r>
      </w:del>
      <w:ins w:id="1126"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xml:space="preserve"> compared to the sample of surviving farms, suggesting that the increase was driven by farms that ceased operations following the minimum wage hike.</w:t>
      </w:r>
    </w:p>
    <w:p w14:paraId="17615DC4" w14:textId="1C7CB53A" w:rsidR="785BD856" w:rsidRDefault="6D88A031" w:rsidP="18E706F6">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Another noteworthy finding is that non-seasonal and high-wage workers experienced a temporary decrease in average wage growth in the year of the policy change.</w:t>
      </w:r>
      <w:ins w:id="1127" w:author="seiroi@gmail.com" w:date="2024-03-15T00:51:00Z">
        <w:r w:rsidR="2F33980C" w:rsidRPr="18E706F6">
          <w:rPr>
            <w:rFonts w:ascii="Calibri Light" w:eastAsia="Calibri Light" w:hAnsi="Calibri Light" w:cs="Calibri Light"/>
            <w:lang w:val="en-US"/>
          </w:rPr>
          <w:t xml:space="preserve"> This indicates that farms </w:t>
        </w:r>
      </w:ins>
      <w:ins w:id="1128" w:author="seiroi@gmail.com" w:date="2024-03-15T00:52:00Z">
        <w:r w:rsidR="2F33980C" w:rsidRPr="18E706F6">
          <w:rPr>
            <w:rFonts w:ascii="Calibri Light" w:eastAsia="Calibri Light" w:hAnsi="Calibri Light" w:cs="Calibri Light"/>
            <w:lang w:val="en-US"/>
          </w:rPr>
          <w:t xml:space="preserve">were </w:t>
        </w:r>
      </w:ins>
      <w:ins w:id="1129" w:author="seiroi@gmail.com" w:date="2024-03-15T00:54:00Z">
        <w:r w:rsidR="7274A872" w:rsidRPr="18E706F6">
          <w:rPr>
            <w:rFonts w:ascii="Calibri Light" w:eastAsia="Calibri Light" w:hAnsi="Calibri Light" w:cs="Calibri Light"/>
            <w:lang w:val="en-US"/>
          </w:rPr>
          <w:t>try</w:t>
        </w:r>
      </w:ins>
      <w:ins w:id="1130" w:author="seiroi@gmail.com" w:date="2024-03-15T00:52:00Z">
        <w:r w:rsidR="2F33980C" w:rsidRPr="18E706F6">
          <w:rPr>
            <w:rFonts w:ascii="Calibri Light" w:eastAsia="Calibri Light" w:hAnsi="Calibri Light" w:cs="Calibri Light"/>
            <w:lang w:val="en-US"/>
          </w:rPr>
          <w:t xml:space="preserve">ing to control the increasing </w:t>
        </w:r>
        <w:proofErr w:type="spellStart"/>
        <w:r w:rsidR="2F33980C" w:rsidRPr="18E706F6">
          <w:rPr>
            <w:rFonts w:ascii="Calibri Light" w:eastAsia="Calibri Light" w:hAnsi="Calibri Light" w:cs="Calibri Light"/>
            <w:lang w:val="en-US"/>
          </w:rPr>
          <w:t>labour</w:t>
        </w:r>
        <w:proofErr w:type="spellEnd"/>
        <w:r w:rsidR="2F33980C" w:rsidRPr="18E706F6">
          <w:rPr>
            <w:rFonts w:ascii="Calibri Light" w:eastAsia="Calibri Light" w:hAnsi="Calibri Light" w:cs="Calibri Light"/>
            <w:lang w:val="en-US"/>
          </w:rPr>
          <w:t xml:space="preserve"> costs with temporary </w:t>
        </w:r>
      </w:ins>
      <w:ins w:id="1131" w:author="seiroi@gmail.com" w:date="2024-03-15T00:55:00Z">
        <w:r w:rsidR="54004EE4" w:rsidRPr="18E706F6">
          <w:rPr>
            <w:rFonts w:ascii="Calibri Light" w:eastAsia="Calibri Light" w:hAnsi="Calibri Light" w:cs="Calibri Light"/>
            <w:lang w:val="en-US"/>
          </w:rPr>
          <w:t>slowdown</w:t>
        </w:r>
      </w:ins>
      <w:ins w:id="1132" w:author="seiroi@gmail.com" w:date="2024-03-15T00:52:00Z">
        <w:r w:rsidR="2F33980C" w:rsidRPr="18E706F6">
          <w:rPr>
            <w:rFonts w:ascii="Calibri Light" w:eastAsia="Calibri Light" w:hAnsi="Calibri Light" w:cs="Calibri Light"/>
            <w:lang w:val="en-US"/>
          </w:rPr>
          <w:t xml:space="preserve"> </w:t>
        </w:r>
      </w:ins>
      <w:ins w:id="1133" w:author="seiroi@gmail.com" w:date="2024-03-15T00:55:00Z">
        <w:r w:rsidR="10B32DA3" w:rsidRPr="18E706F6">
          <w:rPr>
            <w:rFonts w:ascii="Calibri Light" w:eastAsia="Calibri Light" w:hAnsi="Calibri Light" w:cs="Calibri Light"/>
            <w:lang w:val="en-US"/>
          </w:rPr>
          <w:t>of</w:t>
        </w:r>
      </w:ins>
      <w:ins w:id="1134" w:author="seiroi@gmail.com" w:date="2024-03-15T00:53:00Z">
        <w:r w:rsidR="236ECF88" w:rsidRPr="18E706F6">
          <w:rPr>
            <w:rFonts w:ascii="Calibri Light" w:eastAsia="Calibri Light" w:hAnsi="Calibri Light" w:cs="Calibri Light"/>
            <w:lang w:val="en-US"/>
          </w:rPr>
          <w:t xml:space="preserve"> the</w:t>
        </w:r>
      </w:ins>
      <w:ins w:id="1135" w:author="seiroi@gmail.com" w:date="2024-03-15T00:52:00Z">
        <w:r w:rsidR="2F33980C" w:rsidRPr="18E706F6">
          <w:rPr>
            <w:rFonts w:ascii="Calibri Light" w:eastAsia="Calibri Light" w:hAnsi="Calibri Light" w:cs="Calibri Light"/>
            <w:lang w:val="en-US"/>
          </w:rPr>
          <w:t xml:space="preserve"> wage</w:t>
        </w:r>
      </w:ins>
      <w:ins w:id="1136" w:author="seiroi@gmail.com" w:date="2024-03-15T00:55:00Z">
        <w:r w:rsidR="52B65D3A" w:rsidRPr="18E706F6">
          <w:rPr>
            <w:rFonts w:ascii="Calibri Light" w:eastAsia="Calibri Light" w:hAnsi="Calibri Light" w:cs="Calibri Light"/>
            <w:lang w:val="en-US"/>
          </w:rPr>
          <w:t xml:space="preserve"> growth</w:t>
        </w:r>
      </w:ins>
      <w:ins w:id="1137" w:author="seiroi@gmail.com" w:date="2024-03-15T00:54:00Z">
        <w:r w:rsidR="23DD9832" w:rsidRPr="18E706F6">
          <w:rPr>
            <w:rFonts w:ascii="Calibri Light" w:eastAsia="Calibri Light" w:hAnsi="Calibri Light" w:cs="Calibri Light"/>
            <w:lang w:val="en-US"/>
          </w:rPr>
          <w:t xml:space="preserve"> of highly paid workers</w:t>
        </w:r>
      </w:ins>
      <w:ins w:id="1138" w:author="seiroi@gmail.com" w:date="2024-03-15T00:52:00Z">
        <w:r w:rsidR="5E3BB9AE" w:rsidRPr="18E706F6">
          <w:rPr>
            <w:rFonts w:ascii="Calibri Light" w:eastAsia="Calibri Light" w:hAnsi="Calibri Light" w:cs="Calibri Light"/>
            <w:lang w:val="en-US"/>
          </w:rPr>
          <w:t xml:space="preserve">. </w:t>
        </w:r>
      </w:ins>
    </w:p>
    <w:p w14:paraId="568C084A" w14:textId="128DA875" w:rsidR="4C2263AB" w:rsidRDefault="4DD0752A" w:rsidP="7E6EA251">
      <w:pPr>
        <w:ind w:left="720"/>
        <w:rPr>
          <w:rFonts w:asciiTheme="majorHAnsi" w:hAnsiTheme="majorHAnsi" w:cstheme="majorBidi"/>
          <w:b/>
          <w:bCs/>
          <w:lang w:val="en-US"/>
        </w:rPr>
      </w:pPr>
      <w:r w:rsidRPr="7E6EA251">
        <w:rPr>
          <w:rFonts w:asciiTheme="majorHAnsi" w:hAnsiTheme="majorHAnsi" w:cstheme="majorBidi"/>
          <w:b/>
          <w:bCs/>
          <w:lang w:val="en-US"/>
        </w:rPr>
        <w:t xml:space="preserve">5.2 </w:t>
      </w:r>
      <w:r w:rsidR="4C2263AB" w:rsidRPr="7E6EA251">
        <w:rPr>
          <w:rFonts w:asciiTheme="majorHAnsi" w:hAnsiTheme="majorHAnsi" w:cstheme="majorBidi"/>
          <w:b/>
          <w:bCs/>
          <w:lang w:val="en-US"/>
        </w:rPr>
        <w:t xml:space="preserve">Employment </w:t>
      </w:r>
    </w:p>
    <w:p w14:paraId="60029A5E" w14:textId="4BDAD8AD" w:rsidR="66DD0524" w:rsidRDefault="66DD0524" w:rsidP="0B250D6F">
      <w:pPr>
        <w:ind w:left="-20" w:right="-20"/>
        <w:jc w:val="both"/>
      </w:pPr>
      <w:r w:rsidRPr="18E706F6">
        <w:rPr>
          <w:rFonts w:ascii="Calibri Light" w:eastAsia="Calibri Light" w:hAnsi="Calibri Light" w:cs="Calibri Light"/>
          <w:lang w:val="en-US"/>
        </w:rPr>
        <w:t xml:space="preserve">Figure </w:t>
      </w:r>
      <w:r w:rsidRPr="18E706F6">
        <w:rPr>
          <w:rFonts w:ascii="Calibri Light" w:eastAsia="Calibri Light" w:hAnsi="Calibri Light" w:cs="Calibri Light"/>
          <w:highlight w:val="yellow"/>
          <w:lang w:val="en-US"/>
        </w:rPr>
        <w:t>[insert figure number]</w:t>
      </w:r>
      <w:r w:rsidRPr="18E706F6">
        <w:rPr>
          <w:rFonts w:ascii="Calibri Light" w:eastAsia="Calibri Light" w:hAnsi="Calibri Light" w:cs="Calibri Light"/>
          <w:lang w:val="en-US"/>
        </w:rPr>
        <w:t xml:space="preserve"> illustrates the impact of the minimum wage hike on employment. </w:t>
      </w:r>
      <w:del w:id="1139" w:author="seiroi@gmail.com" w:date="2024-03-15T00:58:00Z">
        <w:r w:rsidRPr="18E706F6" w:rsidDel="66DD0524">
          <w:rPr>
            <w:rFonts w:ascii="Calibri Light" w:eastAsia="Calibri Light" w:hAnsi="Calibri Light" w:cs="Calibri Light"/>
            <w:lang w:val="en-US"/>
          </w:rPr>
          <w:delText>Initially</w:delText>
        </w:r>
      </w:del>
      <w:ins w:id="1140" w:author="seiroi@gmail.com" w:date="2024-03-15T00:58:00Z">
        <w:r w:rsidR="2CE33F20" w:rsidRPr="18E706F6">
          <w:rPr>
            <w:rFonts w:ascii="Calibri Light" w:eastAsia="Calibri Light" w:hAnsi="Calibri Light" w:cs="Calibri Light"/>
            <w:lang w:val="en-US"/>
          </w:rPr>
          <w:t>First</w:t>
        </w:r>
      </w:ins>
      <w:r w:rsidRPr="18E706F6">
        <w:rPr>
          <w:rFonts w:ascii="Calibri Light" w:eastAsia="Calibri Light" w:hAnsi="Calibri Light" w:cs="Calibri Light"/>
          <w:lang w:val="en-US"/>
        </w:rPr>
        <w:t xml:space="preserve">, we calculated the proportion of job losses </w:t>
      </w:r>
      <w:del w:id="1141" w:author="seiroi@gmail.com" w:date="2024-03-15T00:58:00Z">
        <w:r w:rsidRPr="18E706F6" w:rsidDel="66DD0524">
          <w:rPr>
            <w:rFonts w:ascii="Calibri Light" w:eastAsia="Calibri Light" w:hAnsi="Calibri Light" w:cs="Calibri Light"/>
            <w:lang w:val="en-US"/>
          </w:rPr>
          <w:delText>attributable to</w:delText>
        </w:r>
      </w:del>
      <w:ins w:id="1142" w:author="seiroi@gmail.com" w:date="2024-03-15T00:58:00Z">
        <w:r w:rsidR="2B1A60BB" w:rsidRPr="18E706F6">
          <w:rPr>
            <w:rFonts w:ascii="Calibri Light" w:eastAsia="Calibri Light" w:hAnsi="Calibri Light" w:cs="Calibri Light"/>
            <w:lang w:val="en-US"/>
          </w:rPr>
          <w:t>by</w:t>
        </w:r>
      </w:ins>
      <w:r w:rsidRPr="18E706F6">
        <w:rPr>
          <w:rFonts w:ascii="Calibri Light" w:eastAsia="Calibri Light" w:hAnsi="Calibri Light" w:cs="Calibri Light"/>
          <w:lang w:val="en-US"/>
        </w:rPr>
        <w:t xml:space="preserve"> farm closures. In panel a), a notable spike in the proportion of jobs lost due to farm closures is observed from year 2 (i.e., 2015) onwards.</w:t>
      </w:r>
    </w:p>
    <w:p w14:paraId="67B47F67" w14:textId="29FD70C7" w:rsidR="66DD0524" w:rsidRDefault="66DD0524" w:rsidP="18E706F6">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The estimated effects of the minimum wage hike on overall employment (considering all workers</w:t>
      </w:r>
      <w:ins w:id="1143" w:author="seiroi@gmail.com" w:date="2024-03-15T00:59:00Z">
        <w:r w:rsidR="54662B95" w:rsidRPr="18E706F6">
          <w:rPr>
            <w:rFonts w:ascii="Calibri Light" w:eastAsia="Calibri Light" w:hAnsi="Calibri Light" w:cs="Calibri Light"/>
            <w:lang w:val="en-US"/>
          </w:rPr>
          <w:t>, with and without farm closures</w:t>
        </w:r>
      </w:ins>
      <w:r w:rsidRPr="18E706F6">
        <w:rPr>
          <w:rFonts w:ascii="Calibri Light" w:eastAsia="Calibri Light" w:hAnsi="Calibri Light" w:cs="Calibri Light"/>
          <w:lang w:val="en-US"/>
        </w:rPr>
        <w:t>) are displayed in panels b) and c). These panels reveal a decline in employment from year 2 onwards, with the decrease more pronounced in the</w:t>
      </w:r>
      <w:del w:id="1144" w:author="seiroi@gmail.com" w:date="2024-03-15T00:34:00Z">
        <w:r w:rsidRPr="18E706F6" w:rsidDel="66DD0524">
          <w:rPr>
            <w:rFonts w:ascii="Calibri Light" w:eastAsia="Calibri Light" w:hAnsi="Calibri Light" w:cs="Calibri Light"/>
            <w:lang w:val="en-US"/>
          </w:rPr>
          <w:delText xml:space="preserve"> balanced sample</w:delText>
        </w:r>
      </w:del>
      <w:ins w:id="1145"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xml:space="preserve"> compared </w:t>
      </w:r>
      <w:r w:rsidRPr="18E706F6">
        <w:rPr>
          <w:rFonts w:ascii="Calibri Light" w:eastAsia="Calibri Light" w:hAnsi="Calibri Light" w:cs="Calibri Light"/>
          <w:lang w:val="en-US"/>
        </w:rPr>
        <w:lastRenderedPageBreak/>
        <w:t>to the sample of surviving farms. Interestingly, both samples show an increase in employment in year 0 (i.e., the year of the minimum wage increase).</w:t>
      </w:r>
      <w:ins w:id="1146" w:author="seiroi@gmail.com" w:date="2024-03-15T01:00:00Z">
        <w:r w:rsidR="27E81181" w:rsidRPr="18E706F6">
          <w:rPr>
            <w:rFonts w:ascii="Calibri Light" w:eastAsia="Calibri Light" w:hAnsi="Calibri Light" w:cs="Calibri Light"/>
            <w:lang w:val="en-US"/>
          </w:rPr>
          <w:t xml:space="preserve"> To understand why farms increas</w:t>
        </w:r>
      </w:ins>
      <w:ins w:id="1147" w:author="seiroi@gmail.com" w:date="2024-03-15T01:01:00Z">
        <w:r w:rsidR="27E81181" w:rsidRPr="18E706F6">
          <w:rPr>
            <w:rFonts w:ascii="Calibri Light" w:eastAsia="Calibri Light" w:hAnsi="Calibri Light" w:cs="Calibri Light"/>
            <w:lang w:val="en-US"/>
          </w:rPr>
          <w:t>ed</w:t>
        </w:r>
      </w:ins>
      <w:ins w:id="1148" w:author="seiroi@gmail.com" w:date="2024-03-15T01:26:00Z">
        <w:r w:rsidR="0659BDAC" w:rsidRPr="18E706F6">
          <w:rPr>
            <w:rFonts w:ascii="Calibri Light" w:eastAsia="Calibri Light" w:hAnsi="Calibri Light" w:cs="Calibri Light"/>
            <w:lang w:val="en-US"/>
          </w:rPr>
          <w:t xml:space="preserve"> overall</w:t>
        </w:r>
      </w:ins>
      <w:ins w:id="1149" w:author="seiroi@gmail.com" w:date="2024-03-15T01:01:00Z">
        <w:r w:rsidR="27E81181" w:rsidRPr="18E706F6">
          <w:rPr>
            <w:rFonts w:ascii="Calibri Light" w:eastAsia="Calibri Light" w:hAnsi="Calibri Light" w:cs="Calibri Light"/>
            <w:lang w:val="en-US"/>
          </w:rPr>
          <w:t xml:space="preserve"> </w:t>
        </w:r>
        <w:r w:rsidR="17F5E672" w:rsidRPr="18E706F6">
          <w:rPr>
            <w:rFonts w:ascii="Calibri Light" w:eastAsia="Calibri Light" w:hAnsi="Calibri Light" w:cs="Calibri Light"/>
            <w:lang w:val="en-US"/>
          </w:rPr>
          <w:t xml:space="preserve">employment </w:t>
        </w:r>
        <w:r w:rsidR="27E81181" w:rsidRPr="18E706F6">
          <w:rPr>
            <w:rFonts w:ascii="Calibri Light" w:eastAsia="Calibri Light" w:hAnsi="Calibri Light" w:cs="Calibri Light"/>
            <w:lang w:val="en-US"/>
          </w:rPr>
          <w:t xml:space="preserve">at the instance of minimum wage increase, we break down employment into several categories. </w:t>
        </w:r>
      </w:ins>
    </w:p>
    <w:p w14:paraId="58C186A8" w14:textId="654B8A7F" w:rsidR="66DD0524" w:rsidRDefault="66DD0524" w:rsidP="18E706F6">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 xml:space="preserve">Panels d) and e) depict the impact of the minimum wage hike on non-seasonal employment. </w:t>
      </w:r>
      <w:del w:id="1150" w:author="seiroi@gmail.com" w:date="2024-03-15T01:27:00Z">
        <w:r w:rsidRPr="18E706F6" w:rsidDel="66DD0524">
          <w:rPr>
            <w:rFonts w:ascii="Calibri Light" w:eastAsia="Calibri Light" w:hAnsi="Calibri Light" w:cs="Calibri Light"/>
            <w:lang w:val="en-US"/>
          </w:rPr>
          <w:delText>While t</w:delText>
        </w:r>
      </w:del>
      <w:ins w:id="1151" w:author="seiroi@gmail.com" w:date="2024-03-15T01:27:00Z">
        <w:r w:rsidR="6FBBF711" w:rsidRPr="18E706F6">
          <w:rPr>
            <w:rFonts w:ascii="Calibri Light" w:eastAsia="Calibri Light" w:hAnsi="Calibri Light" w:cs="Calibri Light"/>
            <w:lang w:val="en-US"/>
          </w:rPr>
          <w:t>T</w:t>
        </w:r>
      </w:ins>
      <w:r w:rsidRPr="18E706F6">
        <w:rPr>
          <w:rFonts w:ascii="Calibri Light" w:eastAsia="Calibri Light" w:hAnsi="Calibri Light" w:cs="Calibri Light"/>
          <w:lang w:val="en-US"/>
        </w:rPr>
        <w:t>he results from the</w:t>
      </w:r>
      <w:del w:id="1152" w:author="seiroi@gmail.com" w:date="2024-03-15T00:34:00Z">
        <w:r w:rsidRPr="18E706F6" w:rsidDel="66DD0524">
          <w:rPr>
            <w:rFonts w:ascii="Calibri Light" w:eastAsia="Calibri Light" w:hAnsi="Calibri Light" w:cs="Calibri Light"/>
            <w:lang w:val="en-US"/>
          </w:rPr>
          <w:delText xml:space="preserve"> balanced sample</w:delText>
        </w:r>
      </w:del>
      <w:ins w:id="1153"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xml:space="preserve"> indicate a decrease in non-seasonal employment from year 2 onwards, </w:t>
      </w:r>
      <w:ins w:id="1154" w:author="seiroi@gmail.com" w:date="2024-03-15T01:27:00Z">
        <w:r w:rsidR="530DBE9C" w:rsidRPr="18E706F6">
          <w:rPr>
            <w:rFonts w:ascii="Calibri Light" w:eastAsia="Calibri Light" w:hAnsi="Calibri Light" w:cs="Calibri Light"/>
            <w:lang w:val="en-US"/>
          </w:rPr>
          <w:t xml:space="preserve">which </w:t>
        </w:r>
      </w:ins>
      <w:ins w:id="1155" w:author="seiroi@gmail.com" w:date="2024-03-15T01:30:00Z">
        <w:r w:rsidR="41849D92" w:rsidRPr="18E706F6">
          <w:rPr>
            <w:rFonts w:ascii="Calibri Light" w:eastAsia="Calibri Light" w:hAnsi="Calibri Light" w:cs="Calibri Light"/>
            <w:lang w:val="en-US"/>
          </w:rPr>
          <w:t xml:space="preserve">is </w:t>
        </w:r>
      </w:ins>
      <w:ins w:id="1156" w:author="seiroi@gmail.com" w:date="2024-03-15T01:27:00Z">
        <w:r w:rsidR="530DBE9C" w:rsidRPr="18E706F6">
          <w:rPr>
            <w:rFonts w:ascii="Calibri Light" w:eastAsia="Calibri Light" w:hAnsi="Calibri Light" w:cs="Calibri Light"/>
            <w:lang w:val="en-US"/>
          </w:rPr>
          <w:t xml:space="preserve">consistent with </w:t>
        </w:r>
      </w:ins>
      <w:ins w:id="1157" w:author="seiroi@gmail.com" w:date="2024-03-15T01:30:00Z">
        <w:r w:rsidR="2AEA2EF9" w:rsidRPr="18E706F6">
          <w:rPr>
            <w:rFonts w:ascii="Calibri Light" w:eastAsia="Calibri Light" w:hAnsi="Calibri Light" w:cs="Calibri Light"/>
            <w:lang w:val="en-US"/>
          </w:rPr>
          <w:t xml:space="preserve">a spike in </w:t>
        </w:r>
      </w:ins>
      <w:ins w:id="1158" w:author="seiroi@gmail.com" w:date="2024-03-15T01:29:00Z">
        <w:r w:rsidR="62322AF9" w:rsidRPr="18E706F6">
          <w:rPr>
            <w:rFonts w:ascii="Calibri Light" w:eastAsia="Calibri Light" w:hAnsi="Calibri Light" w:cs="Calibri Light"/>
            <w:lang w:val="en-US"/>
          </w:rPr>
          <w:t xml:space="preserve">job losses </w:t>
        </w:r>
      </w:ins>
      <w:ins w:id="1159" w:author="seiroi@gmail.com" w:date="2024-03-15T01:30:00Z">
        <w:r w:rsidR="261B2EFE" w:rsidRPr="18E706F6">
          <w:rPr>
            <w:rFonts w:ascii="Calibri Light" w:eastAsia="Calibri Light" w:hAnsi="Calibri Light" w:cs="Calibri Light"/>
            <w:lang w:val="en-US"/>
          </w:rPr>
          <w:t>by</w:t>
        </w:r>
      </w:ins>
      <w:ins w:id="1160" w:author="seiroi@gmail.com" w:date="2024-03-15T01:29:00Z">
        <w:r w:rsidR="62322AF9" w:rsidRPr="18E706F6">
          <w:rPr>
            <w:rFonts w:ascii="Calibri Light" w:eastAsia="Calibri Light" w:hAnsi="Calibri Light" w:cs="Calibri Light"/>
            <w:lang w:val="en-US"/>
          </w:rPr>
          <w:t xml:space="preserve"> </w:t>
        </w:r>
      </w:ins>
      <w:ins w:id="1161" w:author="seiroi@gmail.com" w:date="2024-03-15T01:27:00Z">
        <w:r w:rsidR="530DBE9C" w:rsidRPr="18E706F6">
          <w:rPr>
            <w:rFonts w:ascii="Calibri Light" w:eastAsia="Calibri Light" w:hAnsi="Calibri Light" w:cs="Calibri Light"/>
            <w:lang w:val="en-US"/>
          </w:rPr>
          <w:t xml:space="preserve">farm closures in panel a). </w:t>
        </w:r>
      </w:ins>
      <w:commentRangeStart w:id="1162"/>
      <w:commentRangeStart w:id="1163"/>
      <w:ins w:id="1164" w:author="seiroi@gmail.com" w:date="2024-03-15T01:05:00Z">
        <w:r w:rsidR="4B4E7118" w:rsidRPr="18E706F6">
          <w:rPr>
            <w:rFonts w:ascii="Calibri Light" w:eastAsia="Calibri Light" w:hAnsi="Calibri Light" w:cs="Calibri Light"/>
            <w:lang w:val="en-US"/>
          </w:rPr>
          <w:t>it is only indicat</w:t>
        </w:r>
      </w:ins>
      <w:ins w:id="1165" w:author="seiroi@gmail.com" w:date="2024-03-15T01:06:00Z">
        <w:r w:rsidR="6C8030A1" w:rsidRPr="18E706F6">
          <w:rPr>
            <w:rFonts w:ascii="Calibri Light" w:eastAsia="Calibri Light" w:hAnsi="Calibri Light" w:cs="Calibri Light"/>
            <w:lang w:val="en-US"/>
          </w:rPr>
          <w:t>i</w:t>
        </w:r>
      </w:ins>
      <w:ins w:id="1166" w:author="seiroi@gmail.com" w:date="2024-03-15T01:05:00Z">
        <w:r w:rsidR="4B4E7118" w:rsidRPr="18E706F6">
          <w:rPr>
            <w:rFonts w:ascii="Calibri Light" w:eastAsia="Calibri Light" w:hAnsi="Calibri Light" w:cs="Calibri Light"/>
            <w:lang w:val="en-US"/>
          </w:rPr>
          <w:t>ve of job loss</w:t>
        </w:r>
      </w:ins>
      <w:ins w:id="1167" w:author="seiroi@gmail.com" w:date="2024-03-15T01:06:00Z">
        <w:r w:rsidR="209267D0" w:rsidRPr="18E706F6">
          <w:rPr>
            <w:rFonts w:ascii="Calibri Light" w:eastAsia="Calibri Light" w:hAnsi="Calibri Light" w:cs="Calibri Light"/>
            <w:lang w:val="en-US"/>
          </w:rPr>
          <w:t>es</w:t>
        </w:r>
      </w:ins>
      <w:ins w:id="1168" w:author="seiroi@gmail.com" w:date="2024-03-15T01:05:00Z">
        <w:r w:rsidR="4B4E7118" w:rsidRPr="18E706F6">
          <w:rPr>
            <w:rFonts w:ascii="Calibri Light" w:eastAsia="Calibri Light" w:hAnsi="Calibri Light" w:cs="Calibri Light"/>
            <w:lang w:val="en-US"/>
          </w:rPr>
          <w:t xml:space="preserve"> because </w:t>
        </w:r>
      </w:ins>
      <w:r w:rsidRPr="18E706F6">
        <w:rPr>
          <w:rFonts w:ascii="Calibri Light" w:eastAsia="Calibri Light" w:hAnsi="Calibri Light" w:cs="Calibri Light"/>
          <w:lang w:val="en-US"/>
        </w:rPr>
        <w:t xml:space="preserve">the pre-trend </w:t>
      </w:r>
      <w:del w:id="1169" w:author="seiroi@gmail.com" w:date="2024-03-15T01:05:00Z">
        <w:r w:rsidRPr="18E706F6" w:rsidDel="66DD0524">
          <w:rPr>
            <w:rFonts w:ascii="Calibri Light" w:eastAsia="Calibri Light" w:hAnsi="Calibri Light" w:cs="Calibri Light"/>
            <w:lang w:val="en-US"/>
          </w:rPr>
          <w:delText xml:space="preserve">assumption </w:delText>
        </w:r>
      </w:del>
      <w:r w:rsidRPr="18E706F6">
        <w:rPr>
          <w:rFonts w:ascii="Calibri Light" w:eastAsia="Calibri Light" w:hAnsi="Calibri Light" w:cs="Calibri Light"/>
          <w:lang w:val="en-US"/>
        </w:rPr>
        <w:t xml:space="preserve">is not </w:t>
      </w:r>
      <w:del w:id="1170" w:author="seiroi@gmail.com" w:date="2024-03-15T01:05:00Z">
        <w:r w:rsidRPr="18E706F6" w:rsidDel="66DD0524">
          <w:rPr>
            <w:rFonts w:ascii="Calibri Light" w:eastAsia="Calibri Light" w:hAnsi="Calibri Light" w:cs="Calibri Light"/>
            <w:lang w:val="en-US"/>
          </w:rPr>
          <w:delText xml:space="preserve">upheld </w:delText>
        </w:r>
      </w:del>
      <w:ins w:id="1171" w:author="seiroi@gmail.com" w:date="2024-03-15T01:05:00Z">
        <w:r w:rsidR="0A574CC5" w:rsidRPr="18E706F6">
          <w:rPr>
            <w:rFonts w:ascii="Calibri Light" w:eastAsia="Calibri Light" w:hAnsi="Calibri Light" w:cs="Calibri Light"/>
            <w:lang w:val="en-US"/>
          </w:rPr>
          <w:t>flat</w:t>
        </w:r>
      </w:ins>
      <w:del w:id="1172" w:author="seiroi@gmail.com" w:date="2024-03-15T01:05:00Z">
        <w:r w:rsidRPr="18E706F6" w:rsidDel="66DD0524">
          <w:rPr>
            <w:rFonts w:ascii="Calibri Light" w:eastAsia="Calibri Light" w:hAnsi="Calibri Light" w:cs="Calibri Light"/>
            <w:lang w:val="en-US"/>
          </w:rPr>
          <w:delText>in this specification</w:delText>
        </w:r>
      </w:del>
      <w:r w:rsidRPr="18E706F6">
        <w:rPr>
          <w:rFonts w:ascii="Calibri Light" w:eastAsia="Calibri Light" w:hAnsi="Calibri Light" w:cs="Calibri Light"/>
          <w:lang w:val="en-US"/>
        </w:rPr>
        <w:t>.</w:t>
      </w:r>
      <w:commentRangeEnd w:id="1162"/>
      <w:r>
        <w:rPr>
          <w:rStyle w:val="ae"/>
        </w:rPr>
        <w:commentReference w:id="1162"/>
      </w:r>
      <w:commentRangeEnd w:id="1163"/>
      <w:r>
        <w:rPr>
          <w:rStyle w:val="ae"/>
        </w:rPr>
        <w:commentReference w:id="1163"/>
      </w:r>
    </w:p>
    <w:p w14:paraId="1C8B85C0" w14:textId="6CB336DB" w:rsidR="66DD0524" w:rsidRDefault="66DD0524" w:rsidP="18E706F6">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 xml:space="preserve">On the other hand, panels f) and g) show no </w:t>
      </w:r>
      <w:del w:id="1173" w:author="seiroi@gmail.com" w:date="2024-03-15T01:07:00Z">
        <w:r w:rsidRPr="18E706F6" w:rsidDel="66DD0524">
          <w:rPr>
            <w:rFonts w:ascii="Calibri Light" w:eastAsia="Calibri Light" w:hAnsi="Calibri Light" w:cs="Calibri Light"/>
            <w:lang w:val="en-US"/>
          </w:rPr>
          <w:delText xml:space="preserve">significant </w:delText>
        </w:r>
      </w:del>
      <w:r w:rsidRPr="18E706F6">
        <w:rPr>
          <w:rFonts w:ascii="Calibri Light" w:eastAsia="Calibri Light" w:hAnsi="Calibri Light" w:cs="Calibri Light"/>
          <w:lang w:val="en-US"/>
        </w:rPr>
        <w:t xml:space="preserve">impact on seasonal employment. </w:t>
      </w:r>
      <w:ins w:id="1174" w:author="seiroi@gmail.com" w:date="2024-03-15T01:51:00Z">
        <w:r w:rsidR="15808BC5" w:rsidRPr="18E706F6">
          <w:rPr>
            <w:rFonts w:ascii="Calibri Light" w:eastAsia="Calibri Light" w:hAnsi="Calibri Light" w:cs="Calibri Light"/>
            <w:lang w:val="en-US"/>
          </w:rPr>
          <w:t>This is understandable given that seasonal employme</w:t>
        </w:r>
      </w:ins>
      <w:ins w:id="1175" w:author="seiroi@gmail.com" w:date="2024-03-15T01:52:00Z">
        <w:r w:rsidR="15808BC5" w:rsidRPr="18E706F6">
          <w:rPr>
            <w:rFonts w:ascii="Calibri Light" w:eastAsia="Calibri Light" w:hAnsi="Calibri Light" w:cs="Calibri Light"/>
            <w:lang w:val="en-US"/>
          </w:rPr>
          <w:t>nt is mostly related to planting and harvesting</w:t>
        </w:r>
      </w:ins>
      <w:ins w:id="1176" w:author="seiroi@gmail.com" w:date="2024-03-15T01:59:00Z">
        <w:r w:rsidR="4F8F109B" w:rsidRPr="18E706F6">
          <w:rPr>
            <w:rFonts w:ascii="Calibri Light" w:eastAsia="Calibri Light" w:hAnsi="Calibri Light" w:cs="Calibri Light"/>
            <w:lang w:val="en-US"/>
          </w:rPr>
          <w:t xml:space="preserve"> tasks</w:t>
        </w:r>
      </w:ins>
      <w:ins w:id="1177" w:author="seiroi@gmail.com" w:date="2024-03-15T01:52:00Z">
        <w:r w:rsidR="15808BC5" w:rsidRPr="18E706F6">
          <w:rPr>
            <w:rFonts w:ascii="Calibri Light" w:eastAsia="Calibri Light" w:hAnsi="Calibri Light" w:cs="Calibri Light"/>
            <w:lang w:val="en-US"/>
          </w:rPr>
          <w:t xml:space="preserve">, whose </w:t>
        </w:r>
        <w:proofErr w:type="spellStart"/>
        <w:r w:rsidR="15808BC5" w:rsidRPr="18E706F6">
          <w:rPr>
            <w:rFonts w:ascii="Calibri Light" w:eastAsia="Calibri Light" w:hAnsi="Calibri Light" w:cs="Calibri Light"/>
            <w:lang w:val="en-US"/>
          </w:rPr>
          <w:t>labour</w:t>
        </w:r>
        <w:proofErr w:type="spellEnd"/>
        <w:r w:rsidR="15808BC5" w:rsidRPr="18E706F6">
          <w:rPr>
            <w:rFonts w:ascii="Calibri Light" w:eastAsia="Calibri Light" w:hAnsi="Calibri Light" w:cs="Calibri Light"/>
            <w:lang w:val="en-US"/>
          </w:rPr>
          <w:t xml:space="preserve"> requirement cannot be changed </w:t>
        </w:r>
      </w:ins>
      <w:ins w:id="1178" w:author="seiroi@gmail.com" w:date="2024-03-15T01:54:00Z">
        <w:r w:rsidR="3A39F7FF" w:rsidRPr="18E706F6">
          <w:rPr>
            <w:rFonts w:ascii="Calibri Light" w:eastAsia="Calibri Light" w:hAnsi="Calibri Light" w:cs="Calibri Light"/>
            <w:lang w:val="en-US"/>
          </w:rPr>
          <w:t>without mechanization</w:t>
        </w:r>
      </w:ins>
      <w:ins w:id="1179" w:author="seiroi@gmail.com" w:date="2024-03-15T01:52:00Z">
        <w:r w:rsidR="15808BC5" w:rsidRPr="18E706F6">
          <w:rPr>
            <w:rFonts w:ascii="Calibri Light" w:eastAsia="Calibri Light" w:hAnsi="Calibri Light" w:cs="Calibri Light"/>
            <w:lang w:val="en-US"/>
          </w:rPr>
          <w:t xml:space="preserve">. </w:t>
        </w:r>
      </w:ins>
      <w:r w:rsidRPr="18E706F6">
        <w:rPr>
          <w:rFonts w:ascii="Calibri Light" w:eastAsia="Calibri Light" w:hAnsi="Calibri Light" w:cs="Calibri Light"/>
          <w:lang w:val="en-US"/>
        </w:rPr>
        <w:t xml:space="preserve">Panels h) and </w:t>
      </w:r>
      <w:proofErr w:type="spellStart"/>
      <w:r w:rsidRPr="18E706F6">
        <w:rPr>
          <w:rFonts w:ascii="Calibri Light" w:eastAsia="Calibri Light" w:hAnsi="Calibri Light" w:cs="Calibri Light"/>
          <w:lang w:val="en-US"/>
        </w:rPr>
        <w:t>i</w:t>
      </w:r>
      <w:proofErr w:type="spellEnd"/>
      <w:r w:rsidRPr="18E706F6">
        <w:rPr>
          <w:rFonts w:ascii="Calibri Light" w:eastAsia="Calibri Light" w:hAnsi="Calibri Light" w:cs="Calibri Light"/>
          <w:lang w:val="en-US"/>
        </w:rPr>
        <w:t>) demonstrate a decrease in high-wage employment</w:t>
      </w:r>
      <w:ins w:id="1180" w:author="seiroi@gmail.com" w:date="2024-03-15T01:08:00Z">
        <w:r w:rsidR="22FEC8FC" w:rsidRPr="18E706F6">
          <w:rPr>
            <w:rFonts w:ascii="Calibri Light" w:eastAsia="Calibri Light" w:hAnsi="Calibri Light" w:cs="Calibri Light"/>
            <w:lang w:val="en-US"/>
          </w:rPr>
          <w:t xml:space="preserve"> at year 0</w:t>
        </w:r>
      </w:ins>
      <w:r w:rsidRPr="18E706F6">
        <w:rPr>
          <w:rFonts w:ascii="Calibri Light" w:eastAsia="Calibri Light" w:hAnsi="Calibri Light" w:cs="Calibri Light"/>
          <w:lang w:val="en-US"/>
        </w:rPr>
        <w:t>, with the decline more pr</w:t>
      </w:r>
      <w:ins w:id="1181" w:author="seiroi@gmail.com" w:date="2024-03-15T01:10:00Z">
        <w:r w:rsidR="6F2F5D82" w:rsidRPr="18E706F6">
          <w:rPr>
            <w:rFonts w:ascii="Calibri Light" w:eastAsia="Calibri Light" w:hAnsi="Calibri Light" w:cs="Calibri Light"/>
            <w:lang w:val="en-US"/>
          </w:rPr>
          <w:t xml:space="preserve">ecisely estimated </w:t>
        </w:r>
      </w:ins>
      <w:del w:id="1182" w:author="seiroi@gmail.com" w:date="2024-03-15T01:10:00Z">
        <w:r w:rsidRPr="18E706F6" w:rsidDel="66DD0524">
          <w:rPr>
            <w:rFonts w:ascii="Calibri Light" w:eastAsia="Calibri Light" w:hAnsi="Calibri Light" w:cs="Calibri Light"/>
            <w:lang w:val="en-US"/>
          </w:rPr>
          <w:delText xml:space="preserve">onounced for farms </w:delText>
        </w:r>
      </w:del>
      <w:r w:rsidRPr="18E706F6">
        <w:rPr>
          <w:rFonts w:ascii="Calibri Light" w:eastAsia="Calibri Light" w:hAnsi="Calibri Light" w:cs="Calibri Light"/>
          <w:lang w:val="en-US"/>
        </w:rPr>
        <w:t>in the</w:t>
      </w:r>
      <w:del w:id="1183" w:author="seiroi@gmail.com" w:date="2024-03-15T00:34:00Z">
        <w:r w:rsidRPr="18E706F6" w:rsidDel="66DD0524">
          <w:rPr>
            <w:rFonts w:ascii="Calibri Light" w:eastAsia="Calibri Light" w:hAnsi="Calibri Light" w:cs="Calibri Light"/>
            <w:lang w:val="en-US"/>
          </w:rPr>
          <w:delText xml:space="preserve"> balanced sample</w:delText>
        </w:r>
      </w:del>
      <w:ins w:id="1184" w:author="seiroi@gmail.com" w:date="2024-03-15T00:38:00Z">
        <w:r w:rsidR="0D231020" w:rsidRPr="18E706F6">
          <w:rPr>
            <w:rFonts w:ascii="Calibri Light" w:eastAsia="Calibri Light" w:hAnsi="Calibri Light" w:cs="Calibri Light"/>
            <w:lang w:val="en-US"/>
          </w:rPr>
          <w:t xml:space="preserve"> base sample</w:t>
        </w:r>
      </w:ins>
      <w:ins w:id="1185" w:author="seiroi@gmail.com" w:date="2024-03-15T01:10:00Z">
        <w:r w:rsidR="46FB5F27" w:rsidRPr="18E706F6">
          <w:rPr>
            <w:rFonts w:ascii="Calibri Light" w:eastAsia="Calibri Light" w:hAnsi="Calibri Light" w:cs="Calibri Light"/>
            <w:lang w:val="en-US"/>
          </w:rPr>
          <w:t xml:space="preserve"> due to its larger sample size</w:t>
        </w:r>
      </w:ins>
      <w:r w:rsidRPr="18E706F6">
        <w:rPr>
          <w:rFonts w:ascii="Calibri Light" w:eastAsia="Calibri Light" w:hAnsi="Calibri Light" w:cs="Calibri Light"/>
          <w:lang w:val="en-US"/>
        </w:rPr>
        <w:t>.</w:t>
      </w:r>
    </w:p>
    <w:p w14:paraId="50F3BFC7" w14:textId="73EB0BBF" w:rsidR="66DD0524" w:rsidRDefault="66DD0524" w:rsidP="0B250D6F">
      <w:pPr>
        <w:ind w:left="-20" w:right="-20"/>
        <w:jc w:val="both"/>
        <w:rPr>
          <w:ins w:id="1186" w:author="seiroi@gmail.com" w:date="2024-03-15T02:00:00Z"/>
        </w:rPr>
      </w:pPr>
      <w:r w:rsidRPr="18E706F6">
        <w:rPr>
          <w:rFonts w:ascii="Calibri Light" w:eastAsia="Calibri Light" w:hAnsi="Calibri Light" w:cs="Calibri Light"/>
          <w:lang w:val="en-US"/>
        </w:rPr>
        <w:t xml:space="preserve">Finally, panels j) and k) present the results for the effect of the minimum wage on the employment of low-wage workers. </w:t>
      </w:r>
      <w:del w:id="1187" w:author="seiroi@gmail.com" w:date="2024-03-15T01:39:00Z">
        <w:r w:rsidRPr="18E706F6" w:rsidDel="66DD0524">
          <w:rPr>
            <w:rFonts w:ascii="Calibri Light" w:eastAsia="Calibri Light" w:hAnsi="Calibri Light" w:cs="Calibri Light"/>
            <w:lang w:val="en-US"/>
          </w:rPr>
          <w:delText xml:space="preserve">Despite the pre-trend </w:delText>
        </w:r>
      </w:del>
      <w:del w:id="1188" w:author="seiroi@gmail.com" w:date="2024-03-15T01:13:00Z">
        <w:r w:rsidRPr="18E706F6" w:rsidDel="66DD0524">
          <w:rPr>
            <w:rFonts w:ascii="Calibri Light" w:eastAsia="Calibri Light" w:hAnsi="Calibri Light" w:cs="Calibri Light"/>
            <w:lang w:val="en-US"/>
          </w:rPr>
          <w:delText xml:space="preserve">assumption </w:delText>
        </w:r>
      </w:del>
      <w:del w:id="1189" w:author="seiroi@gmail.com" w:date="2024-03-15T01:39:00Z">
        <w:r w:rsidRPr="18E706F6" w:rsidDel="66DD0524">
          <w:rPr>
            <w:rFonts w:ascii="Calibri Light" w:eastAsia="Calibri Light" w:hAnsi="Calibri Light" w:cs="Calibri Light"/>
            <w:lang w:val="en-US"/>
          </w:rPr>
          <w:delText xml:space="preserve">not </w:delText>
        </w:r>
      </w:del>
      <w:del w:id="1190" w:author="seiroi@gmail.com" w:date="2024-03-15T01:13:00Z">
        <w:r w:rsidRPr="18E706F6" w:rsidDel="66DD0524">
          <w:rPr>
            <w:rFonts w:ascii="Calibri Light" w:eastAsia="Calibri Light" w:hAnsi="Calibri Light" w:cs="Calibri Light"/>
            <w:lang w:val="en-US"/>
          </w:rPr>
          <w:delText>holding</w:delText>
        </w:r>
      </w:del>
      <w:del w:id="1191" w:author="seiroi@gmail.com" w:date="2024-03-15T01:39:00Z">
        <w:r w:rsidRPr="18E706F6" w:rsidDel="66DD0524">
          <w:rPr>
            <w:rFonts w:ascii="Calibri Light" w:eastAsia="Calibri Light" w:hAnsi="Calibri Light" w:cs="Calibri Light"/>
            <w:lang w:val="en-US"/>
          </w:rPr>
          <w:delText xml:space="preserve"> in both specifications,</w:delText>
        </w:r>
      </w:del>
      <w:r w:rsidRPr="18E706F6">
        <w:rPr>
          <w:rFonts w:ascii="Calibri Light" w:eastAsia="Calibri Light" w:hAnsi="Calibri Light" w:cs="Calibri Light"/>
          <w:lang w:val="en-US"/>
        </w:rPr>
        <w:t xml:space="preserve"> </w:t>
      </w:r>
      <w:del w:id="1192" w:author="seiroi@gmail.com" w:date="2024-03-15T01:39:00Z">
        <w:r w:rsidRPr="18E706F6" w:rsidDel="66DD0524">
          <w:rPr>
            <w:rFonts w:ascii="Calibri Light" w:eastAsia="Calibri Light" w:hAnsi="Calibri Light" w:cs="Calibri Light"/>
            <w:lang w:val="en-US"/>
          </w:rPr>
          <w:delText>w</w:delText>
        </w:r>
      </w:del>
      <w:ins w:id="1193" w:author="seiroi@gmail.com" w:date="2024-03-15T01:39:00Z">
        <w:r w:rsidR="55C08965" w:rsidRPr="18E706F6">
          <w:rPr>
            <w:rFonts w:ascii="Calibri Light" w:eastAsia="Calibri Light" w:hAnsi="Calibri Light" w:cs="Calibri Light"/>
            <w:lang w:val="en-US"/>
          </w:rPr>
          <w:t>W</w:t>
        </w:r>
      </w:ins>
      <w:r w:rsidRPr="18E706F6">
        <w:rPr>
          <w:rFonts w:ascii="Calibri Light" w:eastAsia="Calibri Light" w:hAnsi="Calibri Light" w:cs="Calibri Light"/>
          <w:lang w:val="en-US"/>
        </w:rPr>
        <w:t>e observe a temporary increase in the employment of low-wage workers for farms in the</w:t>
      </w:r>
      <w:del w:id="1194" w:author="seiroi@gmail.com" w:date="2024-03-15T00:34:00Z">
        <w:r w:rsidRPr="18E706F6" w:rsidDel="66DD0524">
          <w:rPr>
            <w:rFonts w:ascii="Calibri Light" w:eastAsia="Calibri Light" w:hAnsi="Calibri Light" w:cs="Calibri Light"/>
            <w:lang w:val="en-US"/>
          </w:rPr>
          <w:delText xml:space="preserve"> balanced sample</w:delText>
        </w:r>
      </w:del>
      <w:ins w:id="1195"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followed by a gradual decline in the employment effect, which becomes more significant in the final year of our sample.</w:t>
      </w:r>
    </w:p>
    <w:p w14:paraId="0A96F166" w14:textId="513E41B1" w:rsidR="18E706F6" w:rsidRDefault="18E706F6" w:rsidP="18E706F6">
      <w:pPr>
        <w:ind w:left="-20" w:right="-20"/>
        <w:jc w:val="both"/>
        <w:rPr>
          <w:del w:id="1196" w:author="seiroi@gmail.com" w:date="2024-03-15T02:18:00Z"/>
          <w:rFonts w:ascii="Calibri Light" w:eastAsia="Calibri Light" w:hAnsi="Calibri Light" w:cs="Calibri Light"/>
          <w:lang w:val="en-US"/>
        </w:rPr>
      </w:pPr>
    </w:p>
    <w:tbl>
      <w:tblPr>
        <w:tblStyle w:val="a3"/>
        <w:tblW w:w="0" w:type="auto"/>
        <w:tblLayout w:type="fixed"/>
        <w:tblLook w:val="06A0" w:firstRow="1" w:lastRow="0" w:firstColumn="1" w:lastColumn="0" w:noHBand="1" w:noVBand="1"/>
      </w:tblPr>
      <w:tblGrid>
        <w:gridCol w:w="4508"/>
        <w:gridCol w:w="4508"/>
      </w:tblGrid>
      <w:tr w:rsidR="40939A00" w14:paraId="5F080BFE" w14:textId="77777777" w:rsidTr="18E706F6">
        <w:trPr>
          <w:trHeight w:val="300"/>
        </w:trPr>
        <w:tc>
          <w:tcPr>
            <w:tcW w:w="9016" w:type="dxa"/>
            <w:gridSpan w:val="2"/>
          </w:tcPr>
          <w:p w14:paraId="06670D5A" w14:textId="565B6D31" w:rsidR="3B2136A2" w:rsidRDefault="00031B7F" w:rsidP="18E706F6">
            <w:pPr>
              <w:rPr>
                <w:rFonts w:asciiTheme="majorHAnsi" w:hAnsiTheme="majorHAnsi" w:cstheme="majorBidi"/>
                <w:lang w:val="en-GB"/>
              </w:rPr>
            </w:pPr>
            <w:r w:rsidRPr="18E706F6">
              <w:rPr>
                <w:rFonts w:asciiTheme="majorHAnsi" w:hAnsiTheme="majorHAnsi" w:cstheme="majorBidi"/>
                <w:highlight w:val="yellow"/>
                <w:lang w:val="en-GB"/>
              </w:rPr>
              <w:t>Figure [insert number]:</w:t>
            </w:r>
            <w:r w:rsidRPr="18E706F6">
              <w:rPr>
                <w:rFonts w:asciiTheme="majorHAnsi" w:hAnsiTheme="majorHAnsi" w:cstheme="majorBidi"/>
                <w:lang w:val="en-GB"/>
              </w:rPr>
              <w:t xml:space="preserve"> Effect of the minimum wage hike on </w:t>
            </w:r>
            <w:r w:rsidR="2D4EC0BB" w:rsidRPr="18E706F6">
              <w:rPr>
                <w:rFonts w:asciiTheme="majorHAnsi" w:hAnsiTheme="majorHAnsi" w:cstheme="majorBidi"/>
                <w:lang w:val="en-GB"/>
              </w:rPr>
              <w:t>Employment</w:t>
            </w:r>
          </w:p>
        </w:tc>
      </w:tr>
      <w:tr w:rsidR="40939A00" w14:paraId="2B85415C" w14:textId="77777777" w:rsidTr="18E706F6">
        <w:trPr>
          <w:trHeight w:val="300"/>
        </w:trPr>
        <w:tc>
          <w:tcPr>
            <w:tcW w:w="9016" w:type="dxa"/>
            <w:gridSpan w:val="2"/>
          </w:tcPr>
          <w:p w14:paraId="71ABE8C2" w14:textId="4EABD594" w:rsidR="3B2136A2" w:rsidRDefault="3B2136A2" w:rsidP="40939A00">
            <w:pPr>
              <w:jc w:val="center"/>
              <w:rPr>
                <w:rFonts w:asciiTheme="majorHAnsi" w:hAnsiTheme="majorHAnsi" w:cstheme="majorBidi"/>
                <w:lang w:val="en-US"/>
              </w:rPr>
            </w:pPr>
            <w:r>
              <w:rPr>
                <w:noProof/>
              </w:rPr>
              <w:drawing>
                <wp:inline distT="0" distB="0" distL="0" distR="0" wp14:anchorId="134790F3" wp14:editId="2F2E2F07">
                  <wp:extent cx="4572000" cy="3048000"/>
                  <wp:effectExtent l="0" t="0" r="0" b="0"/>
                  <wp:docPr id="870324273" name="Picture 87032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tc>
      </w:tr>
      <w:tr w:rsidR="40939A00" w14:paraId="4C6A8A73" w14:textId="77777777" w:rsidTr="18E706F6">
        <w:trPr>
          <w:trHeight w:val="300"/>
        </w:trPr>
        <w:tc>
          <w:tcPr>
            <w:tcW w:w="9016" w:type="dxa"/>
            <w:gridSpan w:val="2"/>
          </w:tcPr>
          <w:p w14:paraId="00467784" w14:textId="326F5942" w:rsidR="0719AB15" w:rsidRDefault="0719AB15" w:rsidP="40939A00">
            <w:pPr>
              <w:pStyle w:val="a4"/>
              <w:numPr>
                <w:ilvl w:val="0"/>
                <w:numId w:val="24"/>
              </w:numPr>
              <w:jc w:val="center"/>
              <w:rPr>
                <w:rFonts w:asciiTheme="majorHAnsi" w:hAnsiTheme="majorHAnsi" w:cstheme="majorBidi"/>
                <w:lang w:val="en-US"/>
              </w:rPr>
            </w:pPr>
            <w:r w:rsidRPr="40939A00">
              <w:rPr>
                <w:rFonts w:asciiTheme="majorHAnsi" w:hAnsiTheme="majorHAnsi" w:cstheme="majorBidi"/>
                <w:lang w:val="en-US"/>
              </w:rPr>
              <w:t>Proportion of jobs lost due to farm exit</w:t>
            </w:r>
          </w:p>
        </w:tc>
      </w:tr>
      <w:tr w:rsidR="40939A00" w14:paraId="0B4A891E" w14:textId="77777777" w:rsidTr="18E706F6">
        <w:trPr>
          <w:trHeight w:val="300"/>
        </w:trPr>
        <w:tc>
          <w:tcPr>
            <w:tcW w:w="4508" w:type="dxa"/>
          </w:tcPr>
          <w:p w14:paraId="53CB9FB4" w14:textId="614DA701" w:rsidR="17DB87CC" w:rsidRDefault="17DB87CC" w:rsidP="40939A00">
            <w:pPr>
              <w:rPr>
                <w:rFonts w:asciiTheme="majorHAnsi" w:hAnsiTheme="majorHAnsi" w:cstheme="majorBidi"/>
                <w:lang w:val="en-US"/>
              </w:rPr>
            </w:pPr>
            <w:r>
              <w:rPr>
                <w:noProof/>
              </w:rPr>
              <w:drawing>
                <wp:inline distT="0" distB="0" distL="0" distR="0" wp14:anchorId="75CB24D7" wp14:editId="0ADCDFCD">
                  <wp:extent cx="2714625" cy="1809750"/>
                  <wp:effectExtent l="0" t="0" r="0" b="0"/>
                  <wp:docPr id="1421876466" name="Picture 142187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5C51EB7B" w14:textId="694C022B" w:rsidR="0030086D" w:rsidRDefault="0030086D" w:rsidP="40939A00">
            <w:pPr>
              <w:rPr>
                <w:rFonts w:asciiTheme="majorHAnsi" w:hAnsiTheme="majorHAnsi" w:cstheme="majorBidi"/>
                <w:lang w:val="en-US"/>
              </w:rPr>
            </w:pPr>
            <w:r>
              <w:rPr>
                <w:noProof/>
              </w:rPr>
              <w:drawing>
                <wp:inline distT="0" distB="0" distL="0" distR="0" wp14:anchorId="402DC988" wp14:editId="40D6C8A9">
                  <wp:extent cx="2714625" cy="1809750"/>
                  <wp:effectExtent l="0" t="0" r="0" b="0"/>
                  <wp:docPr id="1100511270" name="Picture 11005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2B14D151" w14:textId="77777777" w:rsidTr="18E706F6">
        <w:trPr>
          <w:trHeight w:val="300"/>
        </w:trPr>
        <w:tc>
          <w:tcPr>
            <w:tcW w:w="4508" w:type="dxa"/>
          </w:tcPr>
          <w:p w14:paraId="23C8BC96" w14:textId="58D9E75E" w:rsidR="7F0E2E78" w:rsidRDefault="72AFFA74" w:rsidP="5AC62A27">
            <w:pPr>
              <w:pStyle w:val="a4"/>
              <w:numPr>
                <w:ilvl w:val="0"/>
                <w:numId w:val="24"/>
              </w:numPr>
              <w:jc w:val="center"/>
              <w:rPr>
                <w:rFonts w:asciiTheme="majorHAnsi" w:hAnsiTheme="majorHAnsi" w:cstheme="majorBidi"/>
                <w:lang w:val="en-US"/>
              </w:rPr>
            </w:pPr>
            <w:r w:rsidRPr="5AC62A27">
              <w:rPr>
                <w:rFonts w:asciiTheme="majorHAnsi" w:hAnsiTheme="majorHAnsi" w:cstheme="majorBidi"/>
                <w:lang w:val="en-US"/>
              </w:rPr>
              <w:t>Balanced sample</w:t>
            </w:r>
            <w:r w:rsidR="60E84E64" w:rsidRPr="5AC62A27">
              <w:rPr>
                <w:rFonts w:asciiTheme="majorHAnsi" w:hAnsiTheme="majorHAnsi" w:cstheme="majorBidi"/>
                <w:lang w:val="en-US"/>
              </w:rPr>
              <w:t>: All workers</w:t>
            </w:r>
          </w:p>
        </w:tc>
        <w:tc>
          <w:tcPr>
            <w:tcW w:w="4508" w:type="dxa"/>
          </w:tcPr>
          <w:p w14:paraId="54E8A93D" w14:textId="206B3A3F" w:rsidR="7F0E2E78" w:rsidRDefault="72AFFA74" w:rsidP="5AC62A27">
            <w:pPr>
              <w:pStyle w:val="a4"/>
              <w:numPr>
                <w:ilvl w:val="0"/>
                <w:numId w:val="24"/>
              </w:numPr>
              <w:jc w:val="center"/>
              <w:rPr>
                <w:rFonts w:asciiTheme="majorHAnsi" w:hAnsiTheme="majorHAnsi" w:cstheme="majorBidi"/>
                <w:lang w:val="en-US"/>
              </w:rPr>
            </w:pPr>
            <w:r w:rsidRPr="5AC62A27">
              <w:rPr>
                <w:rFonts w:asciiTheme="majorHAnsi" w:hAnsiTheme="majorHAnsi" w:cstheme="majorBidi"/>
                <w:lang w:val="en-US"/>
              </w:rPr>
              <w:t>Sample of surviving farms</w:t>
            </w:r>
            <w:r w:rsidR="10CD2E25" w:rsidRPr="5AC62A27">
              <w:rPr>
                <w:rFonts w:asciiTheme="majorHAnsi" w:hAnsiTheme="majorHAnsi" w:cstheme="majorBidi"/>
                <w:lang w:val="en-US"/>
              </w:rPr>
              <w:t xml:space="preserve">: All workers </w:t>
            </w:r>
          </w:p>
        </w:tc>
      </w:tr>
      <w:tr w:rsidR="40939A00" w14:paraId="32779C67" w14:textId="77777777" w:rsidTr="18E706F6">
        <w:trPr>
          <w:trHeight w:val="300"/>
        </w:trPr>
        <w:tc>
          <w:tcPr>
            <w:tcW w:w="4508" w:type="dxa"/>
          </w:tcPr>
          <w:p w14:paraId="784F2FB5" w14:textId="48F6631D" w:rsidR="23AF0F2A" w:rsidRDefault="23AF0F2A" w:rsidP="40939A00">
            <w:pPr>
              <w:jc w:val="center"/>
              <w:rPr>
                <w:rFonts w:asciiTheme="majorHAnsi" w:hAnsiTheme="majorHAnsi" w:cstheme="majorBidi"/>
                <w:lang w:val="en-US"/>
              </w:rPr>
            </w:pPr>
            <w:r>
              <w:rPr>
                <w:noProof/>
              </w:rPr>
              <w:lastRenderedPageBreak/>
              <w:drawing>
                <wp:inline distT="0" distB="0" distL="0" distR="0" wp14:anchorId="60DA8419" wp14:editId="50F4225A">
                  <wp:extent cx="2714625" cy="1809750"/>
                  <wp:effectExtent l="0" t="0" r="0" b="0"/>
                  <wp:docPr id="1318795772" name="Picture 131879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42145F78" w14:textId="5582B0D7" w:rsidR="1616C70C" w:rsidRDefault="1616C70C" w:rsidP="40939A00">
            <w:pPr>
              <w:jc w:val="center"/>
              <w:rPr>
                <w:rFonts w:asciiTheme="majorHAnsi" w:hAnsiTheme="majorHAnsi" w:cstheme="majorBidi"/>
                <w:lang w:val="en-US"/>
              </w:rPr>
            </w:pPr>
            <w:r>
              <w:rPr>
                <w:noProof/>
              </w:rPr>
              <w:drawing>
                <wp:inline distT="0" distB="0" distL="0" distR="0" wp14:anchorId="240544E6" wp14:editId="27B11EB7">
                  <wp:extent cx="2714625" cy="1809750"/>
                  <wp:effectExtent l="0" t="0" r="0" b="0"/>
                  <wp:docPr id="1887748963" name="Picture 188774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795C3924" w14:textId="77777777" w:rsidTr="18E706F6">
        <w:trPr>
          <w:trHeight w:val="300"/>
        </w:trPr>
        <w:tc>
          <w:tcPr>
            <w:tcW w:w="4508" w:type="dxa"/>
          </w:tcPr>
          <w:p w14:paraId="7A8AE284" w14:textId="3E86F4E0" w:rsidR="64DECDBC" w:rsidRDefault="55A0E8BA" w:rsidP="5AC62A27">
            <w:pPr>
              <w:pStyle w:val="a4"/>
              <w:numPr>
                <w:ilvl w:val="0"/>
                <w:numId w:val="24"/>
              </w:numPr>
              <w:jc w:val="center"/>
              <w:rPr>
                <w:rFonts w:asciiTheme="majorHAnsi" w:hAnsiTheme="majorHAnsi" w:cstheme="majorBidi"/>
                <w:lang w:val="en-US"/>
              </w:rPr>
            </w:pPr>
            <w:r w:rsidRPr="5AC62A27">
              <w:rPr>
                <w:rFonts w:asciiTheme="majorHAnsi" w:hAnsiTheme="majorHAnsi" w:cstheme="majorBidi"/>
                <w:lang w:val="en-US"/>
              </w:rPr>
              <w:t xml:space="preserve">Balanced </w:t>
            </w:r>
            <w:r w:rsidR="4C6117CF" w:rsidRPr="5AC62A27">
              <w:rPr>
                <w:rFonts w:asciiTheme="majorHAnsi" w:hAnsiTheme="majorHAnsi" w:cstheme="majorBidi"/>
                <w:lang w:val="en-US"/>
              </w:rPr>
              <w:t>sample:</w:t>
            </w:r>
            <w:r w:rsidRPr="5AC62A27">
              <w:rPr>
                <w:rFonts w:asciiTheme="majorHAnsi" w:hAnsiTheme="majorHAnsi" w:cstheme="majorBidi"/>
                <w:lang w:val="en-US"/>
              </w:rPr>
              <w:t xml:space="preserve"> Non-seasonal</w:t>
            </w:r>
          </w:p>
        </w:tc>
        <w:tc>
          <w:tcPr>
            <w:tcW w:w="4508" w:type="dxa"/>
          </w:tcPr>
          <w:p w14:paraId="735A5AD7" w14:textId="55F4705D" w:rsidR="64DECDBC" w:rsidRDefault="64DECDBC" w:rsidP="40939A00">
            <w:pPr>
              <w:pStyle w:val="a4"/>
              <w:numPr>
                <w:ilvl w:val="0"/>
                <w:numId w:val="24"/>
              </w:numPr>
              <w:jc w:val="center"/>
              <w:rPr>
                <w:rFonts w:asciiTheme="majorHAnsi" w:hAnsiTheme="majorHAnsi" w:cstheme="majorBidi"/>
                <w:lang w:val="en-US"/>
              </w:rPr>
            </w:pPr>
            <w:r w:rsidRPr="40939A00">
              <w:rPr>
                <w:rFonts w:asciiTheme="majorHAnsi" w:hAnsiTheme="majorHAnsi" w:cstheme="majorBidi"/>
                <w:lang w:val="en-US"/>
              </w:rPr>
              <w:t>Sample of surviving farms: Non-seasonal</w:t>
            </w:r>
          </w:p>
        </w:tc>
      </w:tr>
      <w:tr w:rsidR="40939A00" w14:paraId="10EB6218" w14:textId="77777777" w:rsidTr="18E706F6">
        <w:trPr>
          <w:trHeight w:val="300"/>
        </w:trPr>
        <w:tc>
          <w:tcPr>
            <w:tcW w:w="4508" w:type="dxa"/>
          </w:tcPr>
          <w:p w14:paraId="34B9ABC0" w14:textId="7FA66E86" w:rsidR="5064359D" w:rsidRDefault="5064359D" w:rsidP="40939A00">
            <w:pPr>
              <w:jc w:val="center"/>
              <w:rPr>
                <w:rFonts w:asciiTheme="majorHAnsi" w:hAnsiTheme="majorHAnsi" w:cstheme="majorBidi"/>
                <w:lang w:val="en-US"/>
              </w:rPr>
            </w:pPr>
            <w:r>
              <w:rPr>
                <w:noProof/>
              </w:rPr>
              <w:drawing>
                <wp:inline distT="0" distB="0" distL="0" distR="0" wp14:anchorId="74C44AF8" wp14:editId="459CB3F9">
                  <wp:extent cx="2714625" cy="1809750"/>
                  <wp:effectExtent l="0" t="0" r="0" b="0"/>
                  <wp:docPr id="1458604899" name="Picture 145860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3B8E1457" w14:textId="41DFBFE6" w:rsidR="54880424" w:rsidRDefault="54880424" w:rsidP="40939A00">
            <w:pPr>
              <w:jc w:val="center"/>
              <w:rPr>
                <w:rFonts w:asciiTheme="majorHAnsi" w:hAnsiTheme="majorHAnsi" w:cstheme="majorBidi"/>
                <w:lang w:val="en-US"/>
              </w:rPr>
            </w:pPr>
            <w:r>
              <w:rPr>
                <w:noProof/>
              </w:rPr>
              <w:drawing>
                <wp:inline distT="0" distB="0" distL="0" distR="0" wp14:anchorId="22338A6F" wp14:editId="11174AC9">
                  <wp:extent cx="2714625" cy="1809750"/>
                  <wp:effectExtent l="0" t="0" r="0" b="0"/>
                  <wp:docPr id="1514272940" name="Picture 151427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2F0107A2" w14:textId="77777777" w:rsidTr="18E706F6">
        <w:trPr>
          <w:trHeight w:val="300"/>
        </w:trPr>
        <w:tc>
          <w:tcPr>
            <w:tcW w:w="4508" w:type="dxa"/>
          </w:tcPr>
          <w:p w14:paraId="6F5DD20D" w14:textId="2DCB48B6" w:rsidR="215EEE5D" w:rsidRDefault="23BE7B95" w:rsidP="5AC62A27">
            <w:pPr>
              <w:pStyle w:val="a4"/>
              <w:numPr>
                <w:ilvl w:val="0"/>
                <w:numId w:val="24"/>
              </w:numPr>
              <w:jc w:val="center"/>
              <w:rPr>
                <w:rFonts w:asciiTheme="majorHAnsi" w:hAnsiTheme="majorHAnsi" w:cstheme="majorBidi"/>
                <w:lang w:val="en-US"/>
              </w:rPr>
            </w:pPr>
            <w:r w:rsidRPr="5AC62A27">
              <w:rPr>
                <w:rFonts w:asciiTheme="majorHAnsi" w:hAnsiTheme="majorHAnsi" w:cstheme="majorBidi"/>
                <w:lang w:val="en-US"/>
              </w:rPr>
              <w:t xml:space="preserve">Balanced </w:t>
            </w:r>
            <w:r w:rsidR="03677273" w:rsidRPr="5AC62A27">
              <w:rPr>
                <w:rFonts w:asciiTheme="majorHAnsi" w:hAnsiTheme="majorHAnsi" w:cstheme="majorBidi"/>
                <w:lang w:val="en-US"/>
              </w:rPr>
              <w:t>sample:</w:t>
            </w:r>
            <w:r w:rsidRPr="5AC62A27">
              <w:rPr>
                <w:rFonts w:asciiTheme="majorHAnsi" w:hAnsiTheme="majorHAnsi" w:cstheme="majorBidi"/>
                <w:lang w:val="en-US"/>
              </w:rPr>
              <w:t xml:space="preserve"> Seasonal</w:t>
            </w:r>
          </w:p>
        </w:tc>
        <w:tc>
          <w:tcPr>
            <w:tcW w:w="4508" w:type="dxa"/>
          </w:tcPr>
          <w:p w14:paraId="54FA73D1" w14:textId="2B67C021" w:rsidR="215EEE5D" w:rsidRDefault="215EEE5D" w:rsidP="40939A00">
            <w:pPr>
              <w:pStyle w:val="a4"/>
              <w:numPr>
                <w:ilvl w:val="0"/>
                <w:numId w:val="24"/>
              </w:numPr>
              <w:jc w:val="center"/>
              <w:rPr>
                <w:rFonts w:asciiTheme="majorHAnsi" w:hAnsiTheme="majorHAnsi" w:cstheme="majorBidi"/>
                <w:lang w:val="en-US"/>
              </w:rPr>
            </w:pPr>
            <w:r w:rsidRPr="40939A00">
              <w:rPr>
                <w:rFonts w:asciiTheme="majorHAnsi" w:hAnsiTheme="majorHAnsi" w:cstheme="majorBidi"/>
                <w:lang w:val="en-US"/>
              </w:rPr>
              <w:t>Sample of surviving farms: Seasonal</w:t>
            </w:r>
          </w:p>
        </w:tc>
      </w:tr>
      <w:tr w:rsidR="785BD856" w14:paraId="3DB1CE48" w14:textId="77777777" w:rsidTr="18E706F6">
        <w:trPr>
          <w:trHeight w:val="300"/>
        </w:trPr>
        <w:tc>
          <w:tcPr>
            <w:tcW w:w="4508" w:type="dxa"/>
          </w:tcPr>
          <w:p w14:paraId="3523E64E" w14:textId="04636AFA" w:rsidR="2E76BEBC" w:rsidRDefault="2E76BEBC" w:rsidP="785BD856">
            <w:pPr>
              <w:jc w:val="center"/>
            </w:pPr>
            <w:r>
              <w:rPr>
                <w:noProof/>
              </w:rPr>
              <w:drawing>
                <wp:inline distT="0" distB="0" distL="0" distR="0" wp14:anchorId="2C9D8E0F" wp14:editId="5DDD1A51">
                  <wp:extent cx="2714625" cy="1809750"/>
                  <wp:effectExtent l="0" t="0" r="0" b="0"/>
                  <wp:docPr id="1876642228" name="Picture 187664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54025FAA" w14:textId="1885BC14" w:rsidR="22708FE9" w:rsidRDefault="22708FE9" w:rsidP="785BD856">
            <w:pPr>
              <w:jc w:val="center"/>
            </w:pPr>
            <w:r>
              <w:rPr>
                <w:noProof/>
              </w:rPr>
              <w:drawing>
                <wp:inline distT="0" distB="0" distL="0" distR="0" wp14:anchorId="1B0A0A78" wp14:editId="2D20C973">
                  <wp:extent cx="2714625" cy="1809750"/>
                  <wp:effectExtent l="0" t="0" r="0" b="0"/>
                  <wp:docPr id="660418065" name="Picture 66041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785BD856" w14:paraId="2CB8BCBC" w14:textId="77777777" w:rsidTr="18E706F6">
        <w:trPr>
          <w:trHeight w:val="300"/>
        </w:trPr>
        <w:tc>
          <w:tcPr>
            <w:tcW w:w="4508" w:type="dxa"/>
          </w:tcPr>
          <w:p w14:paraId="2D1CDE79" w14:textId="1C486BE0" w:rsidR="05666811" w:rsidRDefault="05666811" w:rsidP="785BD856">
            <w:pPr>
              <w:pStyle w:val="a4"/>
              <w:numPr>
                <w:ilvl w:val="0"/>
                <w:numId w:val="24"/>
              </w:numPr>
              <w:jc w:val="center"/>
              <w:rPr>
                <w:rFonts w:asciiTheme="majorHAnsi" w:hAnsiTheme="majorHAnsi" w:cstheme="majorBidi"/>
                <w:lang w:val="en-US"/>
              </w:rPr>
            </w:pPr>
            <w:r w:rsidRPr="785BD856">
              <w:rPr>
                <w:rFonts w:asciiTheme="majorHAnsi" w:hAnsiTheme="majorHAnsi" w:cstheme="majorBidi"/>
                <w:lang w:val="en-US"/>
              </w:rPr>
              <w:t xml:space="preserve">Balanced sample: High wage workers </w:t>
            </w:r>
          </w:p>
        </w:tc>
        <w:tc>
          <w:tcPr>
            <w:tcW w:w="4508" w:type="dxa"/>
          </w:tcPr>
          <w:p w14:paraId="78D60E89" w14:textId="0A556B59" w:rsidR="5CBF9A16" w:rsidRDefault="5CBF9A16" w:rsidP="785BD856">
            <w:pPr>
              <w:pStyle w:val="a4"/>
              <w:numPr>
                <w:ilvl w:val="0"/>
                <w:numId w:val="16"/>
              </w:numPr>
              <w:jc w:val="center"/>
              <w:rPr>
                <w:rFonts w:asciiTheme="majorHAnsi" w:hAnsiTheme="majorHAnsi" w:cstheme="majorBidi"/>
                <w:lang w:val="en-US"/>
              </w:rPr>
            </w:pPr>
            <w:r w:rsidRPr="785BD856">
              <w:rPr>
                <w:rFonts w:asciiTheme="majorHAnsi" w:hAnsiTheme="majorHAnsi" w:cstheme="majorBidi"/>
                <w:lang w:val="en-US"/>
              </w:rPr>
              <w:t>Sample of surviving farms: High-wage workers</w:t>
            </w:r>
          </w:p>
        </w:tc>
      </w:tr>
      <w:tr w:rsidR="785BD856" w14:paraId="193A1243" w14:textId="77777777" w:rsidTr="18E706F6">
        <w:trPr>
          <w:trHeight w:val="300"/>
        </w:trPr>
        <w:tc>
          <w:tcPr>
            <w:tcW w:w="4508" w:type="dxa"/>
          </w:tcPr>
          <w:p w14:paraId="2F86CAB7" w14:textId="637F2F23" w:rsidR="2AC4F871" w:rsidRDefault="2AC4F871" w:rsidP="785BD856">
            <w:pPr>
              <w:jc w:val="center"/>
            </w:pPr>
            <w:r>
              <w:rPr>
                <w:noProof/>
              </w:rPr>
              <w:drawing>
                <wp:inline distT="0" distB="0" distL="0" distR="0" wp14:anchorId="5AE9C812" wp14:editId="7813DD61">
                  <wp:extent cx="2714625" cy="1809750"/>
                  <wp:effectExtent l="0" t="0" r="0" b="0"/>
                  <wp:docPr id="1337936519" name="Picture 133793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305C312B" w14:textId="63ABA564" w:rsidR="080A8A1F" w:rsidRDefault="6752FE2C" w:rsidP="0B250D6F">
            <w:pPr>
              <w:jc w:val="center"/>
            </w:pPr>
            <w:r>
              <w:rPr>
                <w:noProof/>
              </w:rPr>
              <w:drawing>
                <wp:inline distT="0" distB="0" distL="0" distR="0" wp14:anchorId="04DEBCF7" wp14:editId="412308C2">
                  <wp:extent cx="2714625" cy="1809750"/>
                  <wp:effectExtent l="0" t="0" r="0" b="0"/>
                  <wp:docPr id="1822307108" name="Picture 182230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785BD856" w14:paraId="13DC0080" w14:textId="77777777" w:rsidTr="18E706F6">
        <w:trPr>
          <w:trHeight w:val="300"/>
        </w:trPr>
        <w:tc>
          <w:tcPr>
            <w:tcW w:w="4508" w:type="dxa"/>
          </w:tcPr>
          <w:p w14:paraId="2BD295E5" w14:textId="0D2FEEDB" w:rsidR="392306A5" w:rsidRDefault="3C32917D" w:rsidP="18E706F6">
            <w:pPr>
              <w:jc w:val="center"/>
              <w:rPr>
                <w:rFonts w:asciiTheme="majorHAnsi" w:hAnsiTheme="majorHAnsi" w:cstheme="majorBidi"/>
                <w:lang w:val="en-US"/>
              </w:rPr>
            </w:pPr>
            <w:r w:rsidRPr="18E706F6">
              <w:rPr>
                <w:rFonts w:asciiTheme="majorHAnsi" w:hAnsiTheme="majorHAnsi" w:cstheme="majorBidi"/>
                <w:lang w:val="en-US"/>
              </w:rPr>
              <w:t>j)</w:t>
            </w:r>
            <w:del w:id="1197" w:author="seiroi@gmail.com" w:date="2024-03-15T00:34:00Z">
              <w:r w:rsidR="392306A5" w:rsidRPr="18E706F6" w:rsidDel="3C32917D">
                <w:rPr>
                  <w:rFonts w:asciiTheme="majorHAnsi" w:hAnsiTheme="majorHAnsi" w:cstheme="majorBidi"/>
                  <w:lang w:val="en-US"/>
                </w:rPr>
                <w:delText xml:space="preserve"> Balanced sample</w:delText>
              </w:r>
            </w:del>
            <w:ins w:id="1198" w:author="seiroi@gmail.com" w:date="2024-03-15T00:38:00Z">
              <w:r w:rsidR="0D231020" w:rsidRPr="18E706F6">
                <w:rPr>
                  <w:rFonts w:asciiTheme="majorHAnsi" w:hAnsiTheme="majorHAnsi" w:cstheme="majorBidi"/>
                  <w:lang w:val="en-US"/>
                </w:rPr>
                <w:t xml:space="preserve"> base sample</w:t>
              </w:r>
            </w:ins>
            <w:r w:rsidRPr="18E706F6">
              <w:rPr>
                <w:rFonts w:asciiTheme="majorHAnsi" w:hAnsiTheme="majorHAnsi" w:cstheme="majorBidi"/>
                <w:lang w:val="en-US"/>
              </w:rPr>
              <w:t xml:space="preserve">: Low wage workers </w:t>
            </w:r>
          </w:p>
        </w:tc>
        <w:tc>
          <w:tcPr>
            <w:tcW w:w="4508" w:type="dxa"/>
          </w:tcPr>
          <w:p w14:paraId="7129EA40" w14:textId="20982932" w:rsidR="392306A5" w:rsidRDefault="38E49D03" w:rsidP="0B250D6F">
            <w:pPr>
              <w:pStyle w:val="a4"/>
              <w:numPr>
                <w:ilvl w:val="0"/>
                <w:numId w:val="26"/>
              </w:numPr>
              <w:jc w:val="center"/>
              <w:rPr>
                <w:rFonts w:asciiTheme="majorHAnsi" w:hAnsiTheme="majorHAnsi" w:cstheme="majorBidi"/>
                <w:lang w:val="en-US"/>
              </w:rPr>
            </w:pPr>
            <w:r w:rsidRPr="0B250D6F">
              <w:rPr>
                <w:rFonts w:asciiTheme="majorHAnsi" w:hAnsiTheme="majorHAnsi" w:cstheme="majorBidi"/>
                <w:lang w:val="en-US"/>
              </w:rPr>
              <w:t>Sample of surviving farms: Low-wage workers</w:t>
            </w:r>
            <w:r w:rsidR="5E47889F" w:rsidRPr="0B250D6F">
              <w:rPr>
                <w:rFonts w:asciiTheme="majorHAnsi" w:hAnsiTheme="majorHAnsi" w:cstheme="majorBidi"/>
                <w:lang w:val="en-US"/>
              </w:rPr>
              <w:t xml:space="preserve"> </w:t>
            </w:r>
          </w:p>
        </w:tc>
      </w:tr>
      <w:tr w:rsidR="40939A00" w14:paraId="6B8E61C4" w14:textId="77777777" w:rsidTr="18E706F6">
        <w:trPr>
          <w:trHeight w:val="300"/>
        </w:trPr>
        <w:tc>
          <w:tcPr>
            <w:tcW w:w="9016" w:type="dxa"/>
            <w:gridSpan w:val="2"/>
          </w:tcPr>
          <w:p w14:paraId="7AD16F5F" w14:textId="2DB9282A" w:rsidR="5064359D" w:rsidRDefault="5064359D" w:rsidP="40939A00">
            <w:pPr>
              <w:rPr>
                <w:rFonts w:asciiTheme="majorHAnsi" w:hAnsiTheme="majorHAnsi" w:cstheme="majorBidi"/>
                <w:lang w:val="en-US"/>
              </w:rPr>
            </w:pPr>
            <w:proofErr w:type="gramStart"/>
            <w:r w:rsidRPr="40939A00">
              <w:rPr>
                <w:rFonts w:asciiTheme="majorHAnsi" w:hAnsiTheme="majorHAnsi" w:cstheme="majorBidi"/>
                <w:lang w:val="en-US"/>
              </w:rPr>
              <w:t>Notes :</w:t>
            </w:r>
            <w:proofErr w:type="gramEnd"/>
          </w:p>
          <w:p w14:paraId="077335C9" w14:textId="1A9C07CB" w:rsidR="5064359D" w:rsidRDefault="5064359D" w:rsidP="40939A00">
            <w:pPr>
              <w:rPr>
                <w:rFonts w:asciiTheme="majorHAnsi" w:hAnsiTheme="majorHAnsi" w:cstheme="majorBidi"/>
                <w:lang w:val="en-US"/>
              </w:rPr>
            </w:pPr>
            <w:proofErr w:type="gramStart"/>
            <w:r w:rsidRPr="40939A00">
              <w:rPr>
                <w:rFonts w:asciiTheme="majorHAnsi" w:hAnsiTheme="majorHAnsi" w:cstheme="majorBidi"/>
                <w:lang w:val="en-US"/>
              </w:rPr>
              <w:t>Source :</w:t>
            </w:r>
            <w:proofErr w:type="gramEnd"/>
            <w:r w:rsidRPr="40939A00">
              <w:rPr>
                <w:rFonts w:asciiTheme="majorHAnsi" w:hAnsiTheme="majorHAnsi" w:cstheme="majorBidi"/>
                <w:lang w:val="en-US"/>
              </w:rPr>
              <w:t xml:space="preserve"> </w:t>
            </w:r>
          </w:p>
        </w:tc>
      </w:tr>
    </w:tbl>
    <w:p w14:paraId="75A0FB76" w14:textId="4687DAD6" w:rsidR="40939A00" w:rsidRDefault="40939A00" w:rsidP="0B250D6F">
      <w:pPr>
        <w:jc w:val="both"/>
        <w:rPr>
          <w:rFonts w:asciiTheme="majorHAnsi" w:hAnsiTheme="majorHAnsi" w:cstheme="majorBidi"/>
          <w:lang w:val="en-US"/>
        </w:rPr>
      </w:pPr>
    </w:p>
    <w:p w14:paraId="5F414F9F" w14:textId="21FF339F" w:rsidR="144393BE" w:rsidRDefault="144393BE" w:rsidP="0B250D6F">
      <w:pPr>
        <w:ind w:left="-20" w:right="-20"/>
        <w:jc w:val="both"/>
        <w:rPr>
          <w:ins w:id="1199" w:author="seiroi@gmail.com" w:date="2024-03-15T02:19:00Z"/>
        </w:rPr>
      </w:pPr>
      <w:r w:rsidRPr="18E706F6">
        <w:rPr>
          <w:rFonts w:ascii="Calibri Light" w:eastAsia="Calibri Light" w:hAnsi="Calibri Light" w:cs="Calibri Light"/>
          <w:lang w:val="en-US"/>
        </w:rPr>
        <w:t xml:space="preserve">In summary, the findings regarding the employment effects of the minimum wage hike show the significant influence of exiting farms on our results. The observed decrease in </w:t>
      </w:r>
      <w:ins w:id="1200" w:author="seiroi@gmail.com" w:date="2024-03-15T02:20:00Z">
        <w:r w:rsidR="492580BA" w:rsidRPr="18E706F6">
          <w:rPr>
            <w:rFonts w:ascii="Calibri Light" w:eastAsia="Calibri Light" w:hAnsi="Calibri Light" w:cs="Calibri Light"/>
            <w:lang w:val="en-US"/>
          </w:rPr>
          <w:t xml:space="preserve">non-seasonal </w:t>
        </w:r>
      </w:ins>
      <w:r w:rsidRPr="18E706F6">
        <w:rPr>
          <w:rFonts w:ascii="Calibri Light" w:eastAsia="Calibri Light" w:hAnsi="Calibri Light" w:cs="Calibri Light"/>
          <w:lang w:val="en-US"/>
        </w:rPr>
        <w:t>employment in the</w:t>
      </w:r>
      <w:del w:id="1201" w:author="seiroi@gmail.com" w:date="2024-03-15T00:34:00Z">
        <w:r w:rsidRPr="18E706F6" w:rsidDel="144393BE">
          <w:rPr>
            <w:rFonts w:ascii="Calibri Light" w:eastAsia="Calibri Light" w:hAnsi="Calibri Light" w:cs="Calibri Light"/>
            <w:lang w:val="en-US"/>
          </w:rPr>
          <w:delText xml:space="preserve"> balanced sample</w:delText>
        </w:r>
      </w:del>
      <w:ins w:id="1202"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xml:space="preserve"> </w:t>
      </w:r>
      <w:ins w:id="1203" w:author="seiroi@gmail.com" w:date="2024-03-15T02:20:00Z">
        <w:r w:rsidR="456C7D2C" w:rsidRPr="18E706F6">
          <w:rPr>
            <w:rFonts w:ascii="Calibri Light" w:eastAsia="Calibri Light" w:hAnsi="Calibri Light" w:cs="Calibri Light"/>
            <w:lang w:val="en-US"/>
          </w:rPr>
          <w:t xml:space="preserve">of panel d) </w:t>
        </w:r>
      </w:ins>
      <w:r w:rsidRPr="18E706F6">
        <w:rPr>
          <w:rFonts w:ascii="Calibri Light" w:eastAsia="Calibri Light" w:hAnsi="Calibri Light" w:cs="Calibri Light"/>
          <w:lang w:val="en-US"/>
        </w:rPr>
        <w:t xml:space="preserve">aligns with the proportion of jobs lost due to farm closures as illustrated in panel a) of figure </w:t>
      </w:r>
      <w:r w:rsidRPr="18E706F6">
        <w:rPr>
          <w:rFonts w:ascii="Calibri Light" w:eastAsia="Calibri Light" w:hAnsi="Calibri Light" w:cs="Calibri Light"/>
          <w:highlight w:val="yellow"/>
          <w:lang w:val="en-US"/>
        </w:rPr>
        <w:t>[insert figure number].</w:t>
      </w:r>
      <w:r w:rsidRPr="18E706F6">
        <w:rPr>
          <w:rFonts w:ascii="Calibri Light" w:eastAsia="Calibri Light" w:hAnsi="Calibri Light" w:cs="Calibri Light"/>
          <w:lang w:val="en-US"/>
        </w:rPr>
        <w:t xml:space="preserve"> </w:t>
      </w:r>
    </w:p>
    <w:p w14:paraId="47611779" w14:textId="216E834F" w:rsidR="144393BE" w:rsidRDefault="0F882CD6" w:rsidP="18E706F6">
      <w:pPr>
        <w:ind w:left="-20" w:right="-20"/>
        <w:jc w:val="both"/>
        <w:rPr>
          <w:ins w:id="1204" w:author="seiroi@gmail.com" w:date="2024-03-15T02:19:00Z"/>
          <w:rFonts w:ascii="Calibri Light" w:eastAsia="Calibri Light" w:hAnsi="Calibri Light" w:cs="Calibri Light"/>
          <w:lang w:val="en-US"/>
        </w:rPr>
      </w:pPr>
      <w:ins w:id="1205" w:author="seiroi@gmail.com" w:date="2024-03-15T02:19:00Z">
        <w:r w:rsidRPr="18E706F6">
          <w:rPr>
            <w:rFonts w:ascii="Calibri Light" w:eastAsia="Calibri Light" w:hAnsi="Calibri Light" w:cs="Calibri Light"/>
            <w:lang w:val="en-US"/>
          </w:rPr>
          <w:t xml:space="preserve">In the year of minimum wage hike, farms are reducing employment of high paid workers while increasing the employment of low wage workers, and the latter change is dominating. In the longer-run, or after two years and beyond, farms are reducing low wage and non-seasonal employment while holding seasonal employment unchanged. </w:t>
        </w:r>
      </w:ins>
    </w:p>
    <w:p w14:paraId="1DC55B47" w14:textId="6B13D2C4" w:rsidR="144393BE" w:rsidRDefault="144393BE" w:rsidP="18E706F6">
      <w:pPr>
        <w:rPr>
          <w:rFonts w:asciiTheme="majorHAnsi" w:hAnsiTheme="majorHAnsi" w:cstheme="majorBidi"/>
          <w:lang w:val="en-GB"/>
        </w:rPr>
      </w:pPr>
      <w:r w:rsidRPr="18E706F6">
        <w:rPr>
          <w:rFonts w:ascii="Calibri Light" w:eastAsia="Calibri Light" w:hAnsi="Calibri Light" w:cs="Calibri Light"/>
          <w:lang w:val="en-US"/>
        </w:rPr>
        <w:t>When considered alongside the average wage results, our findings imply that farms responded to the minimum wage hike by expanding low-wage employment, potentially funded by reductions in wages for high-wage and non-seasonal workers.</w:t>
      </w:r>
    </w:p>
    <w:p w14:paraId="0E01F045" w14:textId="50BD0804" w:rsidR="174DA876" w:rsidRDefault="15CA3B4D" w:rsidP="7E6EA251">
      <w:pPr>
        <w:ind w:left="720"/>
        <w:rPr>
          <w:rFonts w:asciiTheme="majorHAnsi" w:hAnsiTheme="majorHAnsi" w:cstheme="majorBidi"/>
          <w:b/>
          <w:bCs/>
          <w:lang w:val="en-US"/>
        </w:rPr>
      </w:pPr>
      <w:r w:rsidRPr="7E6EA251">
        <w:rPr>
          <w:rFonts w:asciiTheme="majorHAnsi" w:hAnsiTheme="majorHAnsi" w:cstheme="majorBidi"/>
          <w:b/>
          <w:bCs/>
          <w:lang w:val="en-US"/>
        </w:rPr>
        <w:t xml:space="preserve">5.3 </w:t>
      </w:r>
      <w:r w:rsidR="174DA876" w:rsidRPr="7E6EA251">
        <w:rPr>
          <w:rFonts w:asciiTheme="majorHAnsi" w:hAnsiTheme="majorHAnsi" w:cstheme="majorBidi"/>
          <w:b/>
          <w:bCs/>
          <w:lang w:val="en-US"/>
        </w:rPr>
        <w:t xml:space="preserve">Capital and capital intensity </w:t>
      </w:r>
    </w:p>
    <w:p w14:paraId="158722B6" w14:textId="0CEDE64B" w:rsidR="5857252A" w:rsidRDefault="5857252A" w:rsidP="5AC62A27">
      <w:pPr>
        <w:ind w:left="-20" w:right="-20"/>
        <w:jc w:val="both"/>
      </w:pPr>
      <w:r w:rsidRPr="18E706F6">
        <w:rPr>
          <w:rFonts w:ascii="Calibri Light" w:eastAsia="Calibri Light" w:hAnsi="Calibri Light" w:cs="Calibri Light"/>
          <w:lang w:val="en-US"/>
        </w:rPr>
        <w:t>Figure [insert figure number] depicts the estimated effects of the minimum wage on capital and capital intensity. Panels a) and b) present the results for capital. Interestingly, in the</w:t>
      </w:r>
      <w:del w:id="1206" w:author="seiroi@gmail.com" w:date="2024-03-15T00:34:00Z">
        <w:r w:rsidRPr="18E706F6" w:rsidDel="5857252A">
          <w:rPr>
            <w:rFonts w:ascii="Calibri Light" w:eastAsia="Calibri Light" w:hAnsi="Calibri Light" w:cs="Calibri Light"/>
            <w:lang w:val="en-US"/>
          </w:rPr>
          <w:delText xml:space="preserve"> balanced sample</w:delText>
        </w:r>
      </w:del>
      <w:ins w:id="1207"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no significant impact on capital is observed. However, within the sample of surviving farms, there is a gradual increase in capital, particularly notable in the last two years of the sample.</w:t>
      </w:r>
    </w:p>
    <w:p w14:paraId="3C272837" w14:textId="13D17194" w:rsidR="5857252A" w:rsidRDefault="5857252A" w:rsidP="5AC62A27">
      <w:pPr>
        <w:ind w:left="-20" w:right="-20"/>
        <w:jc w:val="both"/>
      </w:pPr>
      <w:r w:rsidRPr="18E706F6">
        <w:rPr>
          <w:rFonts w:ascii="Calibri Light" w:eastAsia="Calibri Light" w:hAnsi="Calibri Light" w:cs="Calibri Light"/>
          <w:lang w:val="en-US"/>
        </w:rPr>
        <w:t>Moving on to panels c) and d), they illustrate the effects on capital intensity. Here, we observe an increase in capital intensity within the</w:t>
      </w:r>
      <w:del w:id="1208" w:author="seiroi@gmail.com" w:date="2024-03-15T00:34:00Z">
        <w:r w:rsidRPr="18E706F6" w:rsidDel="5857252A">
          <w:rPr>
            <w:rFonts w:ascii="Calibri Light" w:eastAsia="Calibri Light" w:hAnsi="Calibri Light" w:cs="Calibri Light"/>
            <w:lang w:val="en-US"/>
          </w:rPr>
          <w:delText xml:space="preserve"> balanced sample</w:delText>
        </w:r>
      </w:del>
      <w:ins w:id="1209"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while in the sample of surviving farms, there is a gradual rise in capital intensity from year 2 (2015) onwards.</w:t>
      </w:r>
    </w:p>
    <w:tbl>
      <w:tblPr>
        <w:tblStyle w:val="a3"/>
        <w:tblW w:w="0" w:type="auto"/>
        <w:tblLayout w:type="fixed"/>
        <w:tblLook w:val="06A0" w:firstRow="1" w:lastRow="0" w:firstColumn="1" w:lastColumn="0" w:noHBand="1" w:noVBand="1"/>
      </w:tblPr>
      <w:tblGrid>
        <w:gridCol w:w="4508"/>
        <w:gridCol w:w="4508"/>
      </w:tblGrid>
      <w:tr w:rsidR="40939A00" w14:paraId="0BBAE9F1" w14:textId="77777777" w:rsidTr="5AC62A27">
        <w:trPr>
          <w:trHeight w:val="300"/>
        </w:trPr>
        <w:tc>
          <w:tcPr>
            <w:tcW w:w="9016" w:type="dxa"/>
            <w:gridSpan w:val="2"/>
          </w:tcPr>
          <w:p w14:paraId="292D3B22" w14:textId="201E75D5" w:rsidR="3570D785" w:rsidRDefault="3570D785" w:rsidP="40939A00">
            <w:pPr>
              <w:rPr>
                <w:rFonts w:asciiTheme="majorHAnsi" w:hAnsiTheme="majorHAnsi" w:cstheme="majorBidi"/>
                <w:lang w:val="en-GB"/>
              </w:rPr>
            </w:pPr>
            <w:r w:rsidRPr="40939A00">
              <w:rPr>
                <w:rFonts w:asciiTheme="majorHAnsi" w:hAnsiTheme="majorHAnsi" w:cstheme="majorBidi"/>
                <w:highlight w:val="yellow"/>
                <w:lang w:val="en-GB"/>
              </w:rPr>
              <w:t>Figure [insert number]:</w:t>
            </w:r>
            <w:r w:rsidRPr="40939A00">
              <w:rPr>
                <w:rFonts w:asciiTheme="majorHAnsi" w:hAnsiTheme="majorHAnsi" w:cstheme="majorBidi"/>
                <w:lang w:val="en-GB"/>
              </w:rPr>
              <w:t xml:space="preserve"> Effect of the minimum wage hike on Capital</w:t>
            </w:r>
          </w:p>
          <w:p w14:paraId="2EA99E1E" w14:textId="372E6624" w:rsidR="40939A00" w:rsidRDefault="40939A00" w:rsidP="40939A00">
            <w:pPr>
              <w:rPr>
                <w:rFonts w:asciiTheme="majorHAnsi" w:hAnsiTheme="majorHAnsi" w:cstheme="majorBidi"/>
                <w:lang w:val="en-US"/>
              </w:rPr>
            </w:pPr>
          </w:p>
        </w:tc>
      </w:tr>
      <w:tr w:rsidR="40939A00" w14:paraId="556AD491" w14:textId="77777777" w:rsidTr="5AC62A27">
        <w:trPr>
          <w:trHeight w:val="300"/>
        </w:trPr>
        <w:tc>
          <w:tcPr>
            <w:tcW w:w="4508" w:type="dxa"/>
          </w:tcPr>
          <w:p w14:paraId="191C6597" w14:textId="4A57AADE" w:rsidR="3570D785" w:rsidRDefault="3570D785" w:rsidP="40939A00">
            <w:pPr>
              <w:rPr>
                <w:rFonts w:asciiTheme="majorHAnsi" w:hAnsiTheme="majorHAnsi" w:cstheme="majorBidi"/>
                <w:lang w:val="en-US"/>
              </w:rPr>
            </w:pPr>
            <w:r>
              <w:rPr>
                <w:noProof/>
              </w:rPr>
              <w:drawing>
                <wp:inline distT="0" distB="0" distL="0" distR="0" wp14:anchorId="7BF87E9C" wp14:editId="650522DC">
                  <wp:extent cx="2714625" cy="1809750"/>
                  <wp:effectExtent l="0" t="0" r="0" b="0"/>
                  <wp:docPr id="332588283" name="Picture 33258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6F111AC0" w14:textId="32628440" w:rsidR="3570D785" w:rsidRDefault="3570D785" w:rsidP="40939A00">
            <w:pPr>
              <w:rPr>
                <w:rFonts w:asciiTheme="majorHAnsi" w:hAnsiTheme="majorHAnsi" w:cstheme="majorBidi"/>
                <w:lang w:val="en-US"/>
              </w:rPr>
            </w:pPr>
            <w:r>
              <w:rPr>
                <w:noProof/>
              </w:rPr>
              <w:drawing>
                <wp:inline distT="0" distB="0" distL="0" distR="0" wp14:anchorId="7CB4FDF7" wp14:editId="44BB6B03">
                  <wp:extent cx="2714625" cy="1809750"/>
                  <wp:effectExtent l="0" t="0" r="0" b="0"/>
                  <wp:docPr id="1514029302" name="Picture 151402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57C82EDA" w14:textId="77777777" w:rsidTr="5AC62A27">
        <w:trPr>
          <w:trHeight w:val="300"/>
        </w:trPr>
        <w:tc>
          <w:tcPr>
            <w:tcW w:w="4508" w:type="dxa"/>
          </w:tcPr>
          <w:p w14:paraId="2C5367E5" w14:textId="207FDF16" w:rsidR="3570D785" w:rsidRDefault="3570D785" w:rsidP="40939A00">
            <w:pPr>
              <w:pStyle w:val="a4"/>
              <w:numPr>
                <w:ilvl w:val="0"/>
                <w:numId w:val="22"/>
              </w:numPr>
              <w:rPr>
                <w:rFonts w:asciiTheme="majorHAnsi" w:hAnsiTheme="majorHAnsi" w:cstheme="majorBidi"/>
                <w:lang w:val="en-US"/>
              </w:rPr>
            </w:pPr>
            <w:r w:rsidRPr="40939A00">
              <w:rPr>
                <w:rFonts w:asciiTheme="majorHAnsi" w:hAnsiTheme="majorHAnsi" w:cstheme="majorBidi"/>
                <w:lang w:val="en-US"/>
              </w:rPr>
              <w:t>Balanced sample</w:t>
            </w:r>
          </w:p>
        </w:tc>
        <w:tc>
          <w:tcPr>
            <w:tcW w:w="4508" w:type="dxa"/>
          </w:tcPr>
          <w:p w14:paraId="1CA34374" w14:textId="461630F6" w:rsidR="3570D785" w:rsidRDefault="2137C72D" w:rsidP="5AC62A27">
            <w:pPr>
              <w:pStyle w:val="a4"/>
              <w:numPr>
                <w:ilvl w:val="0"/>
                <w:numId w:val="22"/>
              </w:numPr>
              <w:rPr>
                <w:rFonts w:asciiTheme="majorHAnsi" w:hAnsiTheme="majorHAnsi" w:cstheme="majorBidi"/>
                <w:lang w:val="en-US"/>
              </w:rPr>
            </w:pPr>
            <w:r w:rsidRPr="5AC62A27">
              <w:rPr>
                <w:rFonts w:asciiTheme="majorHAnsi" w:hAnsiTheme="majorHAnsi" w:cstheme="majorBidi"/>
                <w:lang w:val="en-US"/>
              </w:rPr>
              <w:t>Sample o</w:t>
            </w:r>
            <w:r w:rsidR="54FFFD9B" w:rsidRPr="5AC62A27">
              <w:rPr>
                <w:rFonts w:asciiTheme="majorHAnsi" w:hAnsiTheme="majorHAnsi" w:cstheme="majorBidi"/>
                <w:lang w:val="en-US"/>
              </w:rPr>
              <w:t>f</w:t>
            </w:r>
            <w:r w:rsidRPr="5AC62A27">
              <w:rPr>
                <w:rFonts w:asciiTheme="majorHAnsi" w:hAnsiTheme="majorHAnsi" w:cstheme="majorBidi"/>
                <w:lang w:val="en-US"/>
              </w:rPr>
              <w:t xml:space="preserve"> surviving farms</w:t>
            </w:r>
          </w:p>
        </w:tc>
      </w:tr>
      <w:tr w:rsidR="40939A00" w14:paraId="5CEE199A" w14:textId="77777777" w:rsidTr="5AC62A27">
        <w:trPr>
          <w:trHeight w:val="300"/>
        </w:trPr>
        <w:tc>
          <w:tcPr>
            <w:tcW w:w="4508" w:type="dxa"/>
          </w:tcPr>
          <w:p w14:paraId="6614BC54" w14:textId="04D68AE1" w:rsidR="3570D785" w:rsidRDefault="3570D785" w:rsidP="40939A00">
            <w:pPr>
              <w:rPr>
                <w:rFonts w:asciiTheme="majorHAnsi" w:hAnsiTheme="majorHAnsi" w:cstheme="majorBidi"/>
                <w:lang w:val="en-US"/>
              </w:rPr>
            </w:pPr>
            <w:r>
              <w:rPr>
                <w:noProof/>
              </w:rPr>
              <w:drawing>
                <wp:inline distT="0" distB="0" distL="0" distR="0" wp14:anchorId="4DD3A092" wp14:editId="21CCB152">
                  <wp:extent cx="2714625" cy="1809750"/>
                  <wp:effectExtent l="0" t="0" r="0" b="0"/>
                  <wp:docPr id="844970464" name="Picture 84497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14A69E34" w14:textId="13C8E83F" w:rsidR="3570D785" w:rsidRDefault="3570D785" w:rsidP="40939A00">
            <w:pPr>
              <w:rPr>
                <w:rFonts w:asciiTheme="majorHAnsi" w:hAnsiTheme="majorHAnsi" w:cstheme="majorBidi"/>
                <w:lang w:val="en-US"/>
              </w:rPr>
            </w:pPr>
            <w:r>
              <w:rPr>
                <w:noProof/>
              </w:rPr>
              <w:drawing>
                <wp:inline distT="0" distB="0" distL="0" distR="0" wp14:anchorId="02E49817" wp14:editId="024B6775">
                  <wp:extent cx="2714625" cy="1809750"/>
                  <wp:effectExtent l="0" t="0" r="0" b="0"/>
                  <wp:docPr id="982050029" name="Picture 98205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38399925" w14:textId="77777777" w:rsidTr="5AC62A27">
        <w:trPr>
          <w:trHeight w:val="300"/>
        </w:trPr>
        <w:tc>
          <w:tcPr>
            <w:tcW w:w="4508" w:type="dxa"/>
          </w:tcPr>
          <w:p w14:paraId="6D0DD9F7" w14:textId="71F39720" w:rsidR="3570D785" w:rsidRDefault="3570D785" w:rsidP="40939A00">
            <w:pPr>
              <w:pStyle w:val="a4"/>
              <w:numPr>
                <w:ilvl w:val="0"/>
                <w:numId w:val="22"/>
              </w:numPr>
              <w:rPr>
                <w:rFonts w:asciiTheme="majorHAnsi" w:hAnsiTheme="majorHAnsi" w:cstheme="majorBidi"/>
                <w:lang w:val="en-US"/>
              </w:rPr>
            </w:pPr>
            <w:r w:rsidRPr="40939A00">
              <w:rPr>
                <w:rFonts w:asciiTheme="majorHAnsi" w:hAnsiTheme="majorHAnsi" w:cstheme="majorBidi"/>
                <w:lang w:val="en-US"/>
              </w:rPr>
              <w:t>Balanced sample</w:t>
            </w:r>
          </w:p>
        </w:tc>
        <w:tc>
          <w:tcPr>
            <w:tcW w:w="4508" w:type="dxa"/>
          </w:tcPr>
          <w:p w14:paraId="776D592D" w14:textId="24C56301" w:rsidR="3570D785" w:rsidRDefault="3570D785" w:rsidP="40939A00">
            <w:pPr>
              <w:pStyle w:val="a4"/>
              <w:numPr>
                <w:ilvl w:val="0"/>
                <w:numId w:val="22"/>
              </w:numPr>
              <w:rPr>
                <w:rFonts w:asciiTheme="majorHAnsi" w:hAnsiTheme="majorHAnsi" w:cstheme="majorBidi"/>
                <w:lang w:val="en-US"/>
              </w:rPr>
            </w:pPr>
            <w:r w:rsidRPr="40939A00">
              <w:rPr>
                <w:rFonts w:asciiTheme="majorHAnsi" w:hAnsiTheme="majorHAnsi" w:cstheme="majorBidi"/>
                <w:lang w:val="en-US"/>
              </w:rPr>
              <w:t xml:space="preserve">Sample of surviving farms </w:t>
            </w:r>
          </w:p>
        </w:tc>
      </w:tr>
      <w:tr w:rsidR="40939A00" w14:paraId="4858C551" w14:textId="77777777" w:rsidTr="5AC62A27">
        <w:trPr>
          <w:trHeight w:val="300"/>
        </w:trPr>
        <w:tc>
          <w:tcPr>
            <w:tcW w:w="9016" w:type="dxa"/>
            <w:gridSpan w:val="2"/>
          </w:tcPr>
          <w:p w14:paraId="18D91DE3" w14:textId="5629DD7F" w:rsidR="3570D785" w:rsidRDefault="3570D785" w:rsidP="40939A00">
            <w:pPr>
              <w:rPr>
                <w:rFonts w:asciiTheme="majorHAnsi" w:hAnsiTheme="majorHAnsi" w:cstheme="majorBidi"/>
                <w:lang w:val="en-US"/>
              </w:rPr>
            </w:pPr>
            <w:r w:rsidRPr="40939A00">
              <w:rPr>
                <w:rFonts w:asciiTheme="majorHAnsi" w:hAnsiTheme="majorHAnsi" w:cstheme="majorBidi"/>
                <w:lang w:val="en-US"/>
              </w:rPr>
              <w:lastRenderedPageBreak/>
              <w:t>Notes:</w:t>
            </w:r>
          </w:p>
          <w:p w14:paraId="1CE1B950" w14:textId="45A3D7B9" w:rsidR="3570D785" w:rsidRDefault="3570D785" w:rsidP="40939A00">
            <w:pPr>
              <w:rPr>
                <w:rFonts w:asciiTheme="majorHAnsi" w:hAnsiTheme="majorHAnsi" w:cstheme="majorBidi"/>
                <w:lang w:val="en-US"/>
              </w:rPr>
            </w:pPr>
            <w:r w:rsidRPr="40939A00">
              <w:rPr>
                <w:rFonts w:asciiTheme="majorHAnsi" w:hAnsiTheme="majorHAnsi" w:cstheme="majorBidi"/>
                <w:lang w:val="en-US"/>
              </w:rPr>
              <w:t xml:space="preserve">Source: </w:t>
            </w:r>
          </w:p>
        </w:tc>
      </w:tr>
    </w:tbl>
    <w:p w14:paraId="5C854485" w14:textId="6A2C60B8" w:rsidR="40939A00" w:rsidRDefault="40939A00" w:rsidP="40939A00">
      <w:pPr>
        <w:rPr>
          <w:rFonts w:asciiTheme="majorHAnsi" w:hAnsiTheme="majorHAnsi" w:cstheme="majorBidi"/>
          <w:lang w:val="en-US"/>
        </w:rPr>
      </w:pPr>
    </w:p>
    <w:p w14:paraId="7A04A06F" w14:textId="3EB81681" w:rsidR="40939A00" w:rsidRDefault="3DFA9D0D" w:rsidP="18E706F6">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 xml:space="preserve">The findings regarding the effects of the minimum wage hike on capital and capital intensity indicate a notable trend towards capital intensification among surviving farms. In the balanced panel, where no significant impact on capital is observed, the increase in capital intensity suggests that this shift is likely propelled by a decrease in employment. </w:t>
      </w:r>
      <w:commentRangeStart w:id="1210"/>
      <w:commentRangeStart w:id="1211"/>
      <w:r w:rsidRPr="18E706F6">
        <w:rPr>
          <w:rFonts w:ascii="Calibri Light" w:eastAsia="Calibri Light" w:hAnsi="Calibri Light" w:cs="Calibri Light"/>
          <w:lang w:val="en-US"/>
        </w:rPr>
        <w:t>This inference is drawn from our definition of capital intensity as capital expenditure divided by employment.</w:t>
      </w:r>
      <w:commentRangeEnd w:id="1210"/>
      <w:r>
        <w:rPr>
          <w:rStyle w:val="ae"/>
        </w:rPr>
        <w:commentReference w:id="1210"/>
      </w:r>
      <w:commentRangeEnd w:id="1211"/>
      <w:r>
        <w:rPr>
          <w:rStyle w:val="ae"/>
        </w:rPr>
        <w:commentReference w:id="1211"/>
      </w:r>
    </w:p>
    <w:p w14:paraId="686F72A2" w14:textId="1ADE8B05" w:rsidR="40939A00" w:rsidRDefault="3DFA9D0D" w:rsidP="5AC62A27">
      <w:pPr>
        <w:ind w:left="-20" w:right="-20"/>
        <w:jc w:val="both"/>
      </w:pPr>
      <w:r w:rsidRPr="5AC62A27">
        <w:rPr>
          <w:rFonts w:ascii="Calibri Light" w:eastAsia="Calibri Light" w:hAnsi="Calibri Light" w:cs="Calibri Light"/>
          <w:lang w:val="en-US"/>
        </w:rPr>
        <w:t>Conversely, surviving farms witnessed an increase in capital intensity despite not experiencing a significant decrease in employment. This suggests that the observed rise in capital intensity was primarily driven by an increase in capital accumulation.</w:t>
      </w:r>
    </w:p>
    <w:p w14:paraId="1F5AFDD9" w14:textId="5A2BBBC0" w:rsidR="7094A0DE" w:rsidRDefault="32945628" w:rsidP="7E6EA251">
      <w:pPr>
        <w:ind w:left="720"/>
        <w:rPr>
          <w:rFonts w:asciiTheme="majorHAnsi" w:hAnsiTheme="majorHAnsi" w:cstheme="majorBidi"/>
          <w:b/>
          <w:bCs/>
          <w:lang w:val="en-US"/>
        </w:rPr>
      </w:pPr>
      <w:r w:rsidRPr="7E6EA251">
        <w:rPr>
          <w:rFonts w:asciiTheme="majorHAnsi" w:hAnsiTheme="majorHAnsi" w:cstheme="majorBidi"/>
          <w:b/>
          <w:bCs/>
          <w:lang w:val="en-US"/>
        </w:rPr>
        <w:t xml:space="preserve">5.4 </w:t>
      </w:r>
      <w:r w:rsidR="7094A0DE" w:rsidRPr="7E6EA251">
        <w:rPr>
          <w:rFonts w:asciiTheme="majorHAnsi" w:hAnsiTheme="majorHAnsi" w:cstheme="majorBidi"/>
          <w:b/>
          <w:bCs/>
          <w:lang w:val="en-US"/>
        </w:rPr>
        <w:t>Revenue</w:t>
      </w:r>
    </w:p>
    <w:p w14:paraId="326D9727" w14:textId="4C2BC305" w:rsidR="3C37BF26" w:rsidRDefault="3C37BF26" w:rsidP="18E706F6">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 xml:space="preserve">We examined the effects of the minimum wage hike on sales revenue and sales revenue per worker, as depicted in figure </w:t>
      </w:r>
      <w:r w:rsidRPr="18E706F6">
        <w:rPr>
          <w:rFonts w:ascii="Calibri Light" w:eastAsia="Calibri Light" w:hAnsi="Calibri Light" w:cs="Calibri Light"/>
          <w:highlight w:val="yellow"/>
          <w:lang w:val="en-US"/>
        </w:rPr>
        <w:t>[insert figure number]</w:t>
      </w:r>
      <w:r w:rsidRPr="18E706F6">
        <w:rPr>
          <w:rFonts w:ascii="Calibri Light" w:eastAsia="Calibri Light" w:hAnsi="Calibri Light" w:cs="Calibri Light"/>
          <w:lang w:val="en-US"/>
        </w:rPr>
        <w:t xml:space="preserve">. Panels a) and b) reveal </w:t>
      </w:r>
      <w:ins w:id="1212" w:author="seiroi@gmail.com" w:date="2024-03-15T02:43:00Z">
        <w:r w:rsidR="26930655" w:rsidRPr="18E706F6">
          <w:rPr>
            <w:rFonts w:ascii="Calibri Light" w:eastAsia="Calibri Light" w:hAnsi="Calibri Light" w:cs="Calibri Light"/>
            <w:lang w:val="en-US"/>
          </w:rPr>
          <w:t>that point estimates are p</w:t>
        </w:r>
      </w:ins>
      <w:ins w:id="1213" w:author="seiroi@gmail.com" w:date="2024-03-15T02:44:00Z">
        <w:r w:rsidR="26930655" w:rsidRPr="18E706F6">
          <w:rPr>
            <w:rFonts w:ascii="Calibri Light" w:eastAsia="Calibri Light" w:hAnsi="Calibri Light" w:cs="Calibri Light"/>
            <w:lang w:val="en-US"/>
          </w:rPr>
          <w:t xml:space="preserve">ositive </w:t>
        </w:r>
      </w:ins>
      <w:del w:id="1214" w:author="seiroi@gmail.com" w:date="2024-03-15T02:44:00Z">
        <w:r w:rsidRPr="18E706F6" w:rsidDel="3C37BF26">
          <w:rPr>
            <w:rFonts w:ascii="Calibri Light" w:eastAsia="Calibri Light" w:hAnsi="Calibri Light" w:cs="Calibri Light"/>
            <w:lang w:val="en-US"/>
          </w:rPr>
          <w:delText xml:space="preserve">no </w:delText>
        </w:r>
      </w:del>
      <w:del w:id="1215" w:author="seiroi@gmail.com" w:date="2024-03-15T02:43:00Z">
        <w:r w:rsidRPr="18E706F6" w:rsidDel="3C37BF26">
          <w:rPr>
            <w:rFonts w:ascii="Calibri Light" w:eastAsia="Calibri Light" w:hAnsi="Calibri Light" w:cs="Calibri Light"/>
            <w:lang w:val="en-US"/>
          </w:rPr>
          <w:delText>significant</w:delText>
        </w:r>
      </w:del>
      <w:del w:id="1216" w:author="seiroi@gmail.com" w:date="2024-03-15T02:44:00Z">
        <w:r w:rsidRPr="18E706F6" w:rsidDel="3C37BF26">
          <w:rPr>
            <w:rFonts w:ascii="Calibri Light" w:eastAsia="Calibri Light" w:hAnsi="Calibri Light" w:cs="Calibri Light"/>
            <w:lang w:val="en-US"/>
          </w:rPr>
          <w:delText xml:space="preserve"> impact</w:delText>
        </w:r>
      </w:del>
      <w:r w:rsidRPr="18E706F6">
        <w:rPr>
          <w:rFonts w:ascii="Calibri Light" w:eastAsia="Calibri Light" w:hAnsi="Calibri Light" w:cs="Calibri Light"/>
          <w:lang w:val="en-US"/>
        </w:rPr>
        <w:t xml:space="preserve"> on sales revenue</w:t>
      </w:r>
      <w:ins w:id="1217" w:author="seiroi@gmail.com" w:date="2024-03-15T02:46:00Z">
        <w:r w:rsidR="23DEEF92" w:rsidRPr="18E706F6">
          <w:rPr>
            <w:rFonts w:ascii="Calibri Light" w:eastAsia="Calibri Light" w:hAnsi="Calibri Light" w:cs="Calibri Light"/>
            <w:lang w:val="en-US"/>
          </w:rPr>
          <w:t xml:space="preserve"> at year 0</w:t>
        </w:r>
        <w:r w:rsidR="6A9F6CDE" w:rsidRPr="18E706F6">
          <w:rPr>
            <w:rFonts w:ascii="Calibri Light" w:eastAsia="Calibri Light" w:hAnsi="Calibri Light" w:cs="Calibri Light"/>
            <w:lang w:val="en-US"/>
          </w:rPr>
          <w:t>-1</w:t>
        </w:r>
      </w:ins>
      <w:r w:rsidRPr="18E706F6">
        <w:rPr>
          <w:rFonts w:ascii="Calibri Light" w:eastAsia="Calibri Light" w:hAnsi="Calibri Light" w:cs="Calibri Light"/>
          <w:lang w:val="en-US"/>
        </w:rPr>
        <w:t xml:space="preserve"> in </w:t>
      </w:r>
      <w:del w:id="1218" w:author="seiroi@gmail.com" w:date="2024-03-15T02:46:00Z">
        <w:r w:rsidRPr="18E706F6" w:rsidDel="3C37BF26">
          <w:rPr>
            <w:rFonts w:ascii="Calibri Light" w:eastAsia="Calibri Light" w:hAnsi="Calibri Light" w:cs="Calibri Light"/>
            <w:lang w:val="en-US"/>
          </w:rPr>
          <w:delText xml:space="preserve">either </w:delText>
        </w:r>
      </w:del>
      <w:r w:rsidRPr="18E706F6">
        <w:rPr>
          <w:rFonts w:ascii="Calibri Light" w:eastAsia="Calibri Light" w:hAnsi="Calibri Light" w:cs="Calibri Light"/>
          <w:lang w:val="en-US"/>
        </w:rPr>
        <w:t>the ba</w:t>
      </w:r>
      <w:del w:id="1219" w:author="seiroi@gmail.com" w:date="2024-03-15T02:46:00Z">
        <w:r w:rsidRPr="18E706F6" w:rsidDel="3C37BF26">
          <w:rPr>
            <w:rFonts w:ascii="Calibri Light" w:eastAsia="Calibri Light" w:hAnsi="Calibri Light" w:cs="Calibri Light"/>
            <w:lang w:val="en-US"/>
          </w:rPr>
          <w:delText>lanced panel</w:delText>
        </w:r>
      </w:del>
      <w:ins w:id="1220" w:author="seiroi@gmail.com" w:date="2024-03-15T02:46:00Z">
        <w:r w:rsidR="01719752" w:rsidRPr="18E706F6">
          <w:rPr>
            <w:rFonts w:ascii="Calibri Light" w:eastAsia="Calibri Light" w:hAnsi="Calibri Light" w:cs="Calibri Light"/>
            <w:lang w:val="en-US"/>
          </w:rPr>
          <w:t>se sample</w:t>
        </w:r>
      </w:ins>
      <w:del w:id="1221" w:author="seiroi@gmail.com" w:date="2024-03-15T02:46:00Z">
        <w:r w:rsidRPr="18E706F6" w:rsidDel="3C37BF26">
          <w:rPr>
            <w:rFonts w:ascii="Calibri Light" w:eastAsia="Calibri Light" w:hAnsi="Calibri Light" w:cs="Calibri Light"/>
            <w:lang w:val="en-US"/>
          </w:rPr>
          <w:delText xml:space="preserve"> or the panel of surviving farms</w:delText>
        </w:r>
      </w:del>
      <w:ins w:id="1222" w:author="seiroi@gmail.com" w:date="2024-03-15T02:44:00Z">
        <w:r w:rsidR="3B7BCB38" w:rsidRPr="18E706F6">
          <w:rPr>
            <w:rFonts w:ascii="Calibri Light" w:eastAsia="Calibri Light" w:hAnsi="Calibri Light" w:cs="Calibri Light"/>
            <w:lang w:val="en-US"/>
          </w:rPr>
          <w:t>, although they are imprecisely estimated</w:t>
        </w:r>
      </w:ins>
      <w:r w:rsidRPr="18E706F6">
        <w:rPr>
          <w:rFonts w:ascii="Calibri Light" w:eastAsia="Calibri Light" w:hAnsi="Calibri Light" w:cs="Calibri Light"/>
          <w:lang w:val="en-US"/>
        </w:rPr>
        <w:t>.</w:t>
      </w:r>
      <w:ins w:id="1223" w:author="seiroi@gmail.com" w:date="2024-03-15T02:36:00Z">
        <w:r w:rsidR="1C2ECA38" w:rsidRPr="18E706F6">
          <w:rPr>
            <w:rFonts w:ascii="Calibri Light" w:eastAsia="Calibri Light" w:hAnsi="Calibri Light" w:cs="Calibri Light"/>
            <w:lang w:val="en-US"/>
          </w:rPr>
          <w:t xml:space="preserve"> </w:t>
        </w:r>
      </w:ins>
      <w:ins w:id="1224" w:author="seiroi@gmail.com" w:date="2024-03-15T02:40:00Z">
        <w:r w:rsidR="710AED24" w:rsidRPr="18E706F6">
          <w:rPr>
            <w:rFonts w:ascii="Calibri Light" w:eastAsia="Calibri Light" w:hAnsi="Calibri Light" w:cs="Calibri Light"/>
            <w:lang w:val="en-US"/>
          </w:rPr>
          <w:t xml:space="preserve">This </w:t>
        </w:r>
      </w:ins>
      <w:ins w:id="1225" w:author="seiroi@gmail.com" w:date="2024-03-15T02:36:00Z">
        <w:r w:rsidR="1C2ECA38" w:rsidRPr="18E706F6">
          <w:rPr>
            <w:rFonts w:ascii="Calibri Light" w:eastAsia="Calibri Light" w:hAnsi="Calibri Light" w:cs="Calibri Light"/>
            <w:lang w:val="en-US"/>
          </w:rPr>
          <w:t xml:space="preserve">is surprising after observing </w:t>
        </w:r>
      </w:ins>
      <w:ins w:id="1226" w:author="seiroi@gmail.com" w:date="2024-03-15T02:39:00Z">
        <w:r w:rsidR="7F08E981" w:rsidRPr="18E706F6">
          <w:rPr>
            <w:rFonts w:ascii="Calibri Light" w:eastAsia="Calibri Light" w:hAnsi="Calibri Light" w:cs="Calibri Light"/>
            <w:lang w:val="en-US"/>
          </w:rPr>
          <w:t xml:space="preserve">farms </w:t>
        </w:r>
        <w:r w:rsidR="4FD92D9B" w:rsidRPr="18E706F6">
          <w:rPr>
            <w:rFonts w:ascii="Calibri Light" w:eastAsia="Calibri Light" w:hAnsi="Calibri Light" w:cs="Calibri Light"/>
            <w:lang w:val="en-US"/>
          </w:rPr>
          <w:t xml:space="preserve">rely more on low wage workers as they </w:t>
        </w:r>
      </w:ins>
      <w:ins w:id="1227" w:author="seiroi@gmail.com" w:date="2024-03-15T02:36:00Z">
        <w:r w:rsidR="1C2ECA38" w:rsidRPr="18E706F6">
          <w:rPr>
            <w:rFonts w:ascii="Calibri Light" w:eastAsia="Calibri Light" w:hAnsi="Calibri Light" w:cs="Calibri Light"/>
            <w:lang w:val="en-US"/>
          </w:rPr>
          <w:t xml:space="preserve">reduced </w:t>
        </w:r>
      </w:ins>
      <w:ins w:id="1228" w:author="seiroi@gmail.com" w:date="2024-03-15T02:39:00Z">
        <w:r w:rsidR="019BB566" w:rsidRPr="18E706F6">
          <w:rPr>
            <w:rFonts w:ascii="Calibri Light" w:eastAsia="Calibri Light" w:hAnsi="Calibri Light" w:cs="Calibri Light"/>
            <w:lang w:val="en-US"/>
          </w:rPr>
          <w:t xml:space="preserve">their </w:t>
        </w:r>
      </w:ins>
      <w:ins w:id="1229" w:author="seiroi@gmail.com" w:date="2024-03-15T02:38:00Z">
        <w:r w:rsidR="7127B153" w:rsidRPr="18E706F6">
          <w:rPr>
            <w:rFonts w:ascii="Calibri Light" w:eastAsia="Calibri Light" w:hAnsi="Calibri Light" w:cs="Calibri Light"/>
            <w:lang w:val="en-US"/>
          </w:rPr>
          <w:t>high wage workers</w:t>
        </w:r>
      </w:ins>
      <w:ins w:id="1230" w:author="seiroi@gmail.com" w:date="2024-03-15T02:40:00Z">
        <w:r w:rsidR="44B00B10" w:rsidRPr="18E706F6">
          <w:rPr>
            <w:rFonts w:ascii="Calibri Light" w:eastAsia="Calibri Light" w:hAnsi="Calibri Light" w:cs="Calibri Light"/>
            <w:lang w:val="en-US"/>
          </w:rPr>
          <w:t xml:space="preserve">, which can </w:t>
        </w:r>
      </w:ins>
      <w:ins w:id="1231" w:author="seiroi@gmail.com" w:date="2024-03-15T02:41:00Z">
        <w:r w:rsidR="44B00B10" w:rsidRPr="18E706F6">
          <w:rPr>
            <w:rFonts w:ascii="Calibri Light" w:eastAsia="Calibri Light" w:hAnsi="Calibri Light" w:cs="Calibri Light"/>
            <w:lang w:val="en-US"/>
          </w:rPr>
          <w:t xml:space="preserve">reduce the skill levels of </w:t>
        </w:r>
        <w:proofErr w:type="spellStart"/>
        <w:r w:rsidR="44B00B10" w:rsidRPr="18E706F6">
          <w:rPr>
            <w:rFonts w:ascii="Calibri Light" w:eastAsia="Calibri Light" w:hAnsi="Calibri Light" w:cs="Calibri Light"/>
            <w:lang w:val="en-US"/>
          </w:rPr>
          <w:t>labour</w:t>
        </w:r>
      </w:ins>
      <w:proofErr w:type="spellEnd"/>
      <w:ins w:id="1232" w:author="seiroi@gmail.com" w:date="2024-03-15T02:39:00Z">
        <w:r w:rsidR="7127B153" w:rsidRPr="18E706F6">
          <w:rPr>
            <w:rFonts w:ascii="Calibri Light" w:eastAsia="Calibri Light" w:hAnsi="Calibri Light" w:cs="Calibri Light"/>
            <w:lang w:val="en-US"/>
          </w:rPr>
          <w:t>.</w:t>
        </w:r>
      </w:ins>
    </w:p>
    <w:p w14:paraId="51051582" w14:textId="4D462A63" w:rsidR="3C37BF26" w:rsidRDefault="3C37BF26" w:rsidP="5AC62A27">
      <w:pPr>
        <w:ind w:left="-20" w:right="-20"/>
        <w:jc w:val="both"/>
      </w:pPr>
      <w:r w:rsidRPr="18E706F6">
        <w:rPr>
          <w:rFonts w:ascii="Calibri Light" w:eastAsia="Calibri Light" w:hAnsi="Calibri Light" w:cs="Calibri Light"/>
          <w:lang w:val="en-US"/>
        </w:rPr>
        <w:t xml:space="preserve">Moving to panels c) and d), we observe a temporary decrease in revenue per worker, particularly pronounced in the sample of surviving farms. </w:t>
      </w:r>
      <w:r w:rsidR="5092AC98" w:rsidRPr="18E706F6">
        <w:rPr>
          <w:rFonts w:ascii="Calibri Light" w:eastAsia="Calibri Light" w:hAnsi="Calibri Light" w:cs="Calibri Light"/>
          <w:lang w:val="en-US"/>
        </w:rPr>
        <w:t>A gradual but insignificant increase follows this de</w:t>
      </w:r>
      <w:r w:rsidRPr="18E706F6">
        <w:rPr>
          <w:rFonts w:ascii="Calibri Light" w:eastAsia="Calibri Light" w:hAnsi="Calibri Light" w:cs="Calibri Light"/>
          <w:lang w:val="en-US"/>
        </w:rPr>
        <w:t xml:space="preserve">crease in subsequent years. Notably, in year </w:t>
      </w:r>
      <w:r w:rsidR="4A557678" w:rsidRPr="18E706F6">
        <w:rPr>
          <w:rFonts w:ascii="Calibri Light" w:eastAsia="Calibri Light" w:hAnsi="Calibri Light" w:cs="Calibri Light"/>
          <w:lang w:val="en-US"/>
        </w:rPr>
        <w:t>3</w:t>
      </w:r>
      <w:r w:rsidRPr="18E706F6">
        <w:rPr>
          <w:rFonts w:ascii="Calibri Light" w:eastAsia="Calibri Light" w:hAnsi="Calibri Light" w:cs="Calibri Light"/>
          <w:lang w:val="en-US"/>
        </w:rPr>
        <w:t>, the increase becomes significant for the</w:t>
      </w:r>
      <w:del w:id="1233" w:author="seiroi@gmail.com" w:date="2024-03-15T00:34:00Z">
        <w:r w:rsidRPr="18E706F6" w:rsidDel="3C37BF26">
          <w:rPr>
            <w:rFonts w:ascii="Calibri Light" w:eastAsia="Calibri Light" w:hAnsi="Calibri Light" w:cs="Calibri Light"/>
            <w:lang w:val="en-US"/>
          </w:rPr>
          <w:delText xml:space="preserve"> balanced sample</w:delText>
        </w:r>
      </w:del>
      <w:ins w:id="1234"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w:t>
      </w:r>
    </w:p>
    <w:tbl>
      <w:tblPr>
        <w:tblStyle w:val="a3"/>
        <w:tblW w:w="0" w:type="auto"/>
        <w:tblLayout w:type="fixed"/>
        <w:tblLook w:val="06A0" w:firstRow="1" w:lastRow="0" w:firstColumn="1" w:lastColumn="0" w:noHBand="1" w:noVBand="1"/>
      </w:tblPr>
      <w:tblGrid>
        <w:gridCol w:w="4508"/>
        <w:gridCol w:w="4508"/>
      </w:tblGrid>
      <w:tr w:rsidR="40939A00" w14:paraId="1F859CFA" w14:textId="77777777" w:rsidTr="40939A00">
        <w:trPr>
          <w:trHeight w:val="300"/>
        </w:trPr>
        <w:tc>
          <w:tcPr>
            <w:tcW w:w="9016" w:type="dxa"/>
            <w:gridSpan w:val="2"/>
          </w:tcPr>
          <w:p w14:paraId="2A4A9076" w14:textId="26D24D6D" w:rsidR="7094A0DE" w:rsidRDefault="7094A0DE" w:rsidP="40939A00">
            <w:pPr>
              <w:rPr>
                <w:rFonts w:asciiTheme="majorHAnsi" w:hAnsiTheme="majorHAnsi" w:cstheme="majorBidi"/>
                <w:lang w:val="en-GB"/>
              </w:rPr>
            </w:pPr>
            <w:r w:rsidRPr="40939A00">
              <w:rPr>
                <w:rFonts w:asciiTheme="majorHAnsi" w:hAnsiTheme="majorHAnsi" w:cstheme="majorBidi"/>
                <w:highlight w:val="yellow"/>
                <w:lang w:val="en-GB"/>
              </w:rPr>
              <w:t>Figure [insert number]:</w:t>
            </w:r>
            <w:r w:rsidRPr="40939A00">
              <w:rPr>
                <w:rFonts w:asciiTheme="majorHAnsi" w:hAnsiTheme="majorHAnsi" w:cstheme="majorBidi"/>
                <w:lang w:val="en-GB"/>
              </w:rPr>
              <w:t xml:space="preserve"> Effect of the minimum wage hike on revenue</w:t>
            </w:r>
          </w:p>
          <w:p w14:paraId="46730AF3" w14:textId="5181ABF9" w:rsidR="40939A00" w:rsidRDefault="40939A00" w:rsidP="40939A00">
            <w:pPr>
              <w:rPr>
                <w:rFonts w:asciiTheme="majorHAnsi" w:hAnsiTheme="majorHAnsi" w:cstheme="majorBidi"/>
                <w:lang w:val="en-US"/>
              </w:rPr>
            </w:pPr>
          </w:p>
        </w:tc>
      </w:tr>
      <w:tr w:rsidR="40939A00" w14:paraId="72A373DC" w14:textId="77777777" w:rsidTr="40939A00">
        <w:trPr>
          <w:trHeight w:val="300"/>
        </w:trPr>
        <w:tc>
          <w:tcPr>
            <w:tcW w:w="4508" w:type="dxa"/>
          </w:tcPr>
          <w:p w14:paraId="30B0C5FF" w14:textId="237ADF92" w:rsidR="5666D9CB" w:rsidRDefault="5666D9CB" w:rsidP="40939A00">
            <w:pPr>
              <w:rPr>
                <w:rFonts w:asciiTheme="majorHAnsi" w:hAnsiTheme="majorHAnsi" w:cstheme="majorBidi"/>
                <w:lang w:val="en-US"/>
              </w:rPr>
            </w:pPr>
            <w:r>
              <w:rPr>
                <w:noProof/>
              </w:rPr>
              <w:drawing>
                <wp:inline distT="0" distB="0" distL="0" distR="0" wp14:anchorId="0CC5DD86" wp14:editId="1A9286D5">
                  <wp:extent cx="2714625" cy="1809750"/>
                  <wp:effectExtent l="0" t="0" r="0" b="0"/>
                  <wp:docPr id="1203177942" name="Picture 120317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606DECB0" w14:textId="771880C5" w:rsidR="6A908323" w:rsidRDefault="6A908323" w:rsidP="40939A00">
            <w:r>
              <w:rPr>
                <w:noProof/>
              </w:rPr>
              <w:drawing>
                <wp:inline distT="0" distB="0" distL="0" distR="0" wp14:anchorId="7AE1F322" wp14:editId="3EA6A847">
                  <wp:extent cx="2714625" cy="1809750"/>
                  <wp:effectExtent l="0" t="0" r="0" b="0"/>
                  <wp:docPr id="826382978" name="Picture 82638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4DFA0AFE" w14:textId="77777777" w:rsidTr="40939A00">
        <w:trPr>
          <w:trHeight w:val="300"/>
        </w:trPr>
        <w:tc>
          <w:tcPr>
            <w:tcW w:w="4508" w:type="dxa"/>
          </w:tcPr>
          <w:p w14:paraId="31545C6F" w14:textId="49B816E0" w:rsidR="7094A0DE" w:rsidRDefault="7094A0DE"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Balanced sample </w:t>
            </w:r>
          </w:p>
        </w:tc>
        <w:tc>
          <w:tcPr>
            <w:tcW w:w="4508" w:type="dxa"/>
          </w:tcPr>
          <w:p w14:paraId="798DE477" w14:textId="0FC31A1D" w:rsidR="7094A0DE" w:rsidRDefault="7094A0DE"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Sample of surviving farms </w:t>
            </w:r>
          </w:p>
        </w:tc>
      </w:tr>
      <w:tr w:rsidR="40939A00" w14:paraId="4A264C1F" w14:textId="77777777" w:rsidTr="40939A00">
        <w:trPr>
          <w:trHeight w:val="300"/>
        </w:trPr>
        <w:tc>
          <w:tcPr>
            <w:tcW w:w="4508" w:type="dxa"/>
          </w:tcPr>
          <w:p w14:paraId="006F2632" w14:textId="50592381" w:rsidR="69306159" w:rsidRDefault="69306159" w:rsidP="40939A00">
            <w:pPr>
              <w:rPr>
                <w:rFonts w:asciiTheme="majorHAnsi" w:hAnsiTheme="majorHAnsi" w:cstheme="majorBidi"/>
                <w:lang w:val="en-US"/>
              </w:rPr>
            </w:pPr>
            <w:r>
              <w:rPr>
                <w:noProof/>
              </w:rPr>
              <w:drawing>
                <wp:inline distT="0" distB="0" distL="0" distR="0" wp14:anchorId="22967091" wp14:editId="4553E5E0">
                  <wp:extent cx="2714625" cy="1809750"/>
                  <wp:effectExtent l="0" t="0" r="0" b="0"/>
                  <wp:docPr id="1437261131" name="Picture 143726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4C4F2CD9" w14:textId="55A47881" w:rsidR="511C10F5" w:rsidRDefault="511C10F5" w:rsidP="40939A00">
            <w:pPr>
              <w:rPr>
                <w:rFonts w:asciiTheme="majorHAnsi" w:hAnsiTheme="majorHAnsi" w:cstheme="majorBidi"/>
                <w:lang w:val="en-US"/>
              </w:rPr>
            </w:pPr>
            <w:r>
              <w:rPr>
                <w:noProof/>
              </w:rPr>
              <w:drawing>
                <wp:inline distT="0" distB="0" distL="0" distR="0" wp14:anchorId="3B64417F" wp14:editId="608765A9">
                  <wp:extent cx="2714625" cy="1809750"/>
                  <wp:effectExtent l="0" t="0" r="0" b="0"/>
                  <wp:docPr id="896741193" name="Picture 89674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7CD9213F" w14:textId="77777777" w:rsidTr="40939A00">
        <w:trPr>
          <w:trHeight w:val="300"/>
        </w:trPr>
        <w:tc>
          <w:tcPr>
            <w:tcW w:w="4508" w:type="dxa"/>
          </w:tcPr>
          <w:p w14:paraId="33BC4613" w14:textId="63F19324" w:rsidR="7094A0DE" w:rsidRDefault="7094A0DE"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Balanced sample </w:t>
            </w:r>
          </w:p>
        </w:tc>
        <w:tc>
          <w:tcPr>
            <w:tcW w:w="4508" w:type="dxa"/>
          </w:tcPr>
          <w:p w14:paraId="52AED07B" w14:textId="7BED4D87" w:rsidR="7094A0DE" w:rsidRDefault="7094A0DE"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Sample of surviving farms </w:t>
            </w:r>
          </w:p>
        </w:tc>
      </w:tr>
      <w:tr w:rsidR="40939A00" w14:paraId="22F549DA" w14:textId="77777777" w:rsidTr="40939A00">
        <w:trPr>
          <w:trHeight w:val="300"/>
        </w:trPr>
        <w:tc>
          <w:tcPr>
            <w:tcW w:w="9016" w:type="dxa"/>
            <w:gridSpan w:val="2"/>
          </w:tcPr>
          <w:p w14:paraId="490BFD60" w14:textId="49699610" w:rsidR="7094A0DE" w:rsidRDefault="7094A0DE" w:rsidP="40939A00">
            <w:pPr>
              <w:rPr>
                <w:rFonts w:asciiTheme="majorHAnsi" w:hAnsiTheme="majorHAnsi" w:cstheme="majorBidi"/>
                <w:lang w:val="en-US"/>
              </w:rPr>
            </w:pPr>
            <w:r w:rsidRPr="40939A00">
              <w:rPr>
                <w:rFonts w:asciiTheme="majorHAnsi" w:hAnsiTheme="majorHAnsi" w:cstheme="majorBidi"/>
                <w:lang w:val="en-US"/>
              </w:rPr>
              <w:t xml:space="preserve">Notes: </w:t>
            </w:r>
          </w:p>
          <w:p w14:paraId="2D68A638" w14:textId="760CCAEF" w:rsidR="7094A0DE" w:rsidRDefault="7094A0DE" w:rsidP="40939A00">
            <w:pPr>
              <w:rPr>
                <w:rFonts w:asciiTheme="majorHAnsi" w:hAnsiTheme="majorHAnsi" w:cstheme="majorBidi"/>
                <w:lang w:val="en-US"/>
              </w:rPr>
            </w:pPr>
            <w:r w:rsidRPr="40939A00">
              <w:rPr>
                <w:rFonts w:asciiTheme="majorHAnsi" w:hAnsiTheme="majorHAnsi" w:cstheme="majorBidi"/>
                <w:lang w:val="en-US"/>
              </w:rPr>
              <w:lastRenderedPageBreak/>
              <w:t xml:space="preserve">Source: </w:t>
            </w:r>
          </w:p>
        </w:tc>
      </w:tr>
    </w:tbl>
    <w:p w14:paraId="0FE3472B" w14:textId="2B5B3009" w:rsidR="40939A00" w:rsidRDefault="40939A00" w:rsidP="40939A00">
      <w:pPr>
        <w:rPr>
          <w:rFonts w:asciiTheme="majorHAnsi" w:hAnsiTheme="majorHAnsi" w:cstheme="majorBidi"/>
          <w:lang w:val="en-US"/>
        </w:rPr>
      </w:pPr>
    </w:p>
    <w:p w14:paraId="3493FC00" w14:textId="20B584C1" w:rsidR="082DF61A" w:rsidRDefault="082DF61A" w:rsidP="5AC62A27">
      <w:pPr>
        <w:jc w:val="both"/>
      </w:pPr>
      <w:r w:rsidRPr="18E706F6">
        <w:rPr>
          <w:rFonts w:ascii="Calibri Light" w:eastAsia="Calibri Light" w:hAnsi="Calibri Light" w:cs="Calibri Light"/>
          <w:lang w:val="en-US"/>
        </w:rPr>
        <w:t xml:space="preserve">In summary, our analysis reveals that the minimum wage had no significant impact on the sales revenue of farms. Additionally, we did not observe any significant increase in </w:t>
      </w:r>
      <w:proofErr w:type="spellStart"/>
      <w:ins w:id="1235" w:author="seiroi@gmail.com" w:date="2024-03-15T02:34:00Z">
        <w:r w:rsidR="218F1B32" w:rsidRPr="18E706F6">
          <w:rPr>
            <w:rFonts w:ascii="Calibri Light" w:eastAsia="Calibri Light" w:hAnsi="Calibri Light" w:cs="Calibri Light"/>
            <w:lang w:val="en-US"/>
          </w:rPr>
          <w:t>labour</w:t>
        </w:r>
        <w:proofErr w:type="spellEnd"/>
        <w:r w:rsidR="218F1B32" w:rsidRPr="18E706F6">
          <w:rPr>
            <w:rFonts w:ascii="Calibri Light" w:eastAsia="Calibri Light" w:hAnsi="Calibri Light" w:cs="Calibri Light"/>
            <w:lang w:val="en-US"/>
          </w:rPr>
          <w:t xml:space="preserve"> </w:t>
        </w:r>
      </w:ins>
      <w:r w:rsidRPr="18E706F6">
        <w:rPr>
          <w:rFonts w:ascii="Calibri Light" w:eastAsia="Calibri Light" w:hAnsi="Calibri Light" w:cs="Calibri Light"/>
          <w:lang w:val="en-US"/>
        </w:rPr>
        <w:t>productivity in year 3 for the</w:t>
      </w:r>
      <w:del w:id="1236" w:author="seiroi@gmail.com" w:date="2024-03-15T00:34:00Z">
        <w:r w:rsidRPr="18E706F6" w:rsidDel="082DF61A">
          <w:rPr>
            <w:rFonts w:ascii="Calibri Light" w:eastAsia="Calibri Light" w:hAnsi="Calibri Light" w:cs="Calibri Light"/>
            <w:lang w:val="en-US"/>
          </w:rPr>
          <w:delText xml:space="preserve"> balanced sample</w:delText>
        </w:r>
      </w:del>
      <w:ins w:id="1237"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xml:space="preserve"> or a significant decrease in </w:t>
      </w:r>
      <w:proofErr w:type="spellStart"/>
      <w:ins w:id="1238" w:author="seiroi@gmail.com" w:date="2024-03-15T02:34:00Z">
        <w:r w:rsidR="1BF781A5" w:rsidRPr="18E706F6">
          <w:rPr>
            <w:rFonts w:ascii="Calibri Light" w:eastAsia="Calibri Light" w:hAnsi="Calibri Light" w:cs="Calibri Light"/>
            <w:lang w:val="en-US"/>
          </w:rPr>
          <w:t>labour</w:t>
        </w:r>
        <w:proofErr w:type="spellEnd"/>
        <w:r w:rsidR="1BF781A5" w:rsidRPr="18E706F6">
          <w:rPr>
            <w:rFonts w:ascii="Calibri Light" w:eastAsia="Calibri Light" w:hAnsi="Calibri Light" w:cs="Calibri Light"/>
            <w:lang w:val="en-US"/>
          </w:rPr>
          <w:t xml:space="preserve"> </w:t>
        </w:r>
      </w:ins>
      <w:r w:rsidRPr="18E706F6">
        <w:rPr>
          <w:rFonts w:ascii="Calibri Light" w:eastAsia="Calibri Light" w:hAnsi="Calibri Light" w:cs="Calibri Light"/>
          <w:lang w:val="en-US"/>
        </w:rPr>
        <w:t xml:space="preserve">productivity in year 0 for surviving farms. These findings suggest that any changes in </w:t>
      </w:r>
      <w:proofErr w:type="spellStart"/>
      <w:ins w:id="1239" w:author="seiroi@gmail.com" w:date="2024-03-15T02:34:00Z">
        <w:r w:rsidR="300EF3C0" w:rsidRPr="18E706F6">
          <w:rPr>
            <w:rFonts w:ascii="Calibri Light" w:eastAsia="Calibri Light" w:hAnsi="Calibri Light" w:cs="Calibri Light"/>
            <w:lang w:val="en-US"/>
          </w:rPr>
          <w:t>labour</w:t>
        </w:r>
        <w:proofErr w:type="spellEnd"/>
        <w:r w:rsidR="300EF3C0" w:rsidRPr="18E706F6">
          <w:rPr>
            <w:rFonts w:ascii="Calibri Light" w:eastAsia="Calibri Light" w:hAnsi="Calibri Light" w:cs="Calibri Light"/>
            <w:lang w:val="en-US"/>
          </w:rPr>
          <w:t xml:space="preserve"> </w:t>
        </w:r>
      </w:ins>
      <w:r w:rsidRPr="18E706F6">
        <w:rPr>
          <w:rFonts w:ascii="Calibri Light" w:eastAsia="Calibri Light" w:hAnsi="Calibri Light" w:cs="Calibri Light"/>
          <w:lang w:val="en-US"/>
        </w:rPr>
        <w:t>productivity were driven by the effects of the minimum wage on employment levels, rather than on other factors.</w:t>
      </w:r>
    </w:p>
    <w:p w14:paraId="788C9933" w14:textId="29F15604" w:rsidR="40939A00" w:rsidRDefault="40939A00" w:rsidP="40939A00">
      <w:pPr>
        <w:rPr>
          <w:rFonts w:asciiTheme="majorHAnsi" w:hAnsiTheme="majorHAnsi" w:cstheme="majorBidi"/>
          <w:lang w:val="en-US"/>
        </w:rPr>
      </w:pPr>
    </w:p>
    <w:p w14:paraId="02990A65" w14:textId="0588A788" w:rsidR="40939A00" w:rsidRDefault="40939A00" w:rsidP="40939A00">
      <w:pPr>
        <w:rPr>
          <w:rFonts w:asciiTheme="majorHAnsi" w:hAnsiTheme="majorHAnsi" w:cstheme="majorBidi"/>
          <w:lang w:val="en-US"/>
        </w:rPr>
      </w:pPr>
    </w:p>
    <w:p w14:paraId="098EC12C" w14:textId="10643105" w:rsidR="40939A00" w:rsidRDefault="40939A00" w:rsidP="5AC62A27">
      <w:pPr>
        <w:rPr>
          <w:rFonts w:asciiTheme="majorHAnsi" w:hAnsiTheme="majorHAnsi" w:cstheme="majorBidi"/>
          <w:lang w:val="en-US"/>
        </w:rPr>
      </w:pPr>
    </w:p>
    <w:p w14:paraId="44F8FA72" w14:textId="310F6225" w:rsidR="4F7831AF" w:rsidRDefault="4336F9FF" w:rsidP="7E6EA251">
      <w:pPr>
        <w:ind w:left="720"/>
        <w:rPr>
          <w:rFonts w:asciiTheme="majorHAnsi" w:hAnsiTheme="majorHAnsi" w:cstheme="majorBidi"/>
          <w:lang w:val="en-US"/>
        </w:rPr>
      </w:pPr>
      <w:r w:rsidRPr="7E6EA251">
        <w:rPr>
          <w:rFonts w:asciiTheme="majorHAnsi" w:hAnsiTheme="majorHAnsi" w:cstheme="majorBidi"/>
          <w:b/>
          <w:bCs/>
          <w:lang w:val="en-US"/>
        </w:rPr>
        <w:t xml:space="preserve">5.5 </w:t>
      </w:r>
      <w:r w:rsidR="6C59EAF7" w:rsidRPr="7E6EA251">
        <w:rPr>
          <w:rFonts w:asciiTheme="majorHAnsi" w:hAnsiTheme="majorHAnsi" w:cstheme="majorBidi"/>
          <w:b/>
          <w:bCs/>
          <w:lang w:val="en-US"/>
        </w:rPr>
        <w:t xml:space="preserve">Operating </w:t>
      </w:r>
      <w:r w:rsidR="4F7831AF" w:rsidRPr="7E6EA251">
        <w:rPr>
          <w:rFonts w:asciiTheme="majorHAnsi" w:hAnsiTheme="majorHAnsi" w:cstheme="majorBidi"/>
          <w:b/>
          <w:bCs/>
          <w:lang w:val="en-US"/>
        </w:rPr>
        <w:t>Profit</w:t>
      </w:r>
    </w:p>
    <w:p w14:paraId="13FC952F" w14:textId="0BA349BB" w:rsidR="459DD4D5" w:rsidRDefault="459DD4D5" w:rsidP="18E706F6">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The impact of the minimum wage hike on the operating profit and operating profit per worker of farms is depicted in figure [insert figure number]. Panels a) and b) display the results for operating profit. We observe a temporary increase in profits in year 0 for the balanced panel, while no significant effect on profits is found for surviving farms.</w:t>
      </w:r>
      <w:ins w:id="1240" w:author="seiroi@gmail.com" w:date="2024-03-15T02:41:00Z">
        <w:r w:rsidR="2366D7B0" w:rsidRPr="18E706F6">
          <w:rPr>
            <w:rFonts w:ascii="Calibri Light" w:eastAsia="Calibri Light" w:hAnsi="Calibri Light" w:cs="Calibri Light"/>
            <w:lang w:val="en-US"/>
          </w:rPr>
          <w:t xml:space="preserve"> This</w:t>
        </w:r>
      </w:ins>
      <w:ins w:id="1241" w:author="seiroi@gmail.com" w:date="2024-03-15T02:42:00Z">
        <w:r w:rsidR="2366D7B0" w:rsidRPr="18E706F6">
          <w:rPr>
            <w:rFonts w:ascii="Calibri Light" w:eastAsia="Calibri Light" w:hAnsi="Calibri Light" w:cs="Calibri Light"/>
            <w:lang w:val="en-US"/>
          </w:rPr>
          <w:t xml:space="preserve"> jump in operatin</w:t>
        </w:r>
        <w:r w:rsidR="326D3851" w:rsidRPr="18E706F6">
          <w:rPr>
            <w:rFonts w:ascii="Calibri Light" w:eastAsia="Calibri Light" w:hAnsi="Calibri Light" w:cs="Calibri Light"/>
            <w:lang w:val="en-US"/>
          </w:rPr>
          <w:t>g profits</w:t>
        </w:r>
      </w:ins>
      <w:ins w:id="1242" w:author="seiroi@gmail.com" w:date="2024-03-15T02:41:00Z">
        <w:r w:rsidR="2366D7B0" w:rsidRPr="18E706F6">
          <w:rPr>
            <w:rFonts w:ascii="Calibri Light" w:eastAsia="Calibri Light" w:hAnsi="Calibri Light" w:cs="Calibri Light"/>
            <w:lang w:val="en-US"/>
          </w:rPr>
          <w:t xml:space="preserve"> is expected </w:t>
        </w:r>
      </w:ins>
      <w:ins w:id="1243" w:author="seiroi@gmail.com" w:date="2024-03-15T02:42:00Z">
        <w:r w:rsidR="2366D7B0" w:rsidRPr="18E706F6">
          <w:rPr>
            <w:rFonts w:ascii="Calibri Light" w:eastAsia="Calibri Light" w:hAnsi="Calibri Light" w:cs="Calibri Light"/>
            <w:lang w:val="en-US"/>
          </w:rPr>
          <w:t xml:space="preserve">after observing slightly increased revenue with reduced high wage employment in year 0. </w:t>
        </w:r>
      </w:ins>
    </w:p>
    <w:p w14:paraId="3ACF0870" w14:textId="2CA1AE8C" w:rsidR="459DD4D5" w:rsidRDefault="459DD4D5" w:rsidP="5AC62A27">
      <w:pPr>
        <w:ind w:left="-20" w:right="-20"/>
        <w:jc w:val="both"/>
      </w:pPr>
      <w:r w:rsidRPr="18E706F6">
        <w:rPr>
          <w:rFonts w:ascii="Calibri Light" w:eastAsia="Calibri Light" w:hAnsi="Calibri Light" w:cs="Calibri Light"/>
          <w:lang w:val="en-US"/>
        </w:rPr>
        <w:t>Moving to panels c) and d), they illustrate the effect of the minimum wage hike on operating profit per worker. In the</w:t>
      </w:r>
      <w:del w:id="1244" w:author="seiroi@gmail.com" w:date="2024-03-15T00:34:00Z">
        <w:r w:rsidRPr="18E706F6" w:rsidDel="459DD4D5">
          <w:rPr>
            <w:rFonts w:ascii="Calibri Light" w:eastAsia="Calibri Light" w:hAnsi="Calibri Light" w:cs="Calibri Light"/>
            <w:lang w:val="en-US"/>
          </w:rPr>
          <w:delText xml:space="preserve"> balanced sample</w:delText>
        </w:r>
      </w:del>
      <w:ins w:id="1245" w:author="seiroi@gmail.com" w:date="2024-03-15T00:38:00Z">
        <w:r w:rsidR="0D231020" w:rsidRPr="18E706F6">
          <w:rPr>
            <w:rFonts w:ascii="Calibri Light" w:eastAsia="Calibri Light" w:hAnsi="Calibri Light" w:cs="Calibri Light"/>
            <w:lang w:val="en-US"/>
          </w:rPr>
          <w:t xml:space="preserve"> base sample</w:t>
        </w:r>
      </w:ins>
      <w:r w:rsidRPr="18E706F6">
        <w:rPr>
          <w:rFonts w:ascii="Calibri Light" w:eastAsia="Calibri Light" w:hAnsi="Calibri Light" w:cs="Calibri Light"/>
          <w:lang w:val="en-US"/>
        </w:rPr>
        <w:t>, we note a gradual increase in operating profit per worker, with significance reached only in year 3. Conversely, for the sample of surviving farms, there is a decrease in operating profit per worker in year 0, with no significant impact observed in subsequent years.</w:t>
      </w:r>
    </w:p>
    <w:p w14:paraId="2E15B207" w14:textId="401B9B8A" w:rsidR="5AC62A27" w:rsidRDefault="5AC62A27" w:rsidP="5AC62A27">
      <w:pPr>
        <w:rPr>
          <w:rFonts w:asciiTheme="majorHAnsi" w:hAnsiTheme="majorHAnsi" w:cstheme="majorBidi"/>
          <w:lang w:val="en-US"/>
        </w:rPr>
      </w:pPr>
    </w:p>
    <w:tbl>
      <w:tblPr>
        <w:tblStyle w:val="a3"/>
        <w:tblW w:w="0" w:type="auto"/>
        <w:tblLayout w:type="fixed"/>
        <w:tblLook w:val="06A0" w:firstRow="1" w:lastRow="0" w:firstColumn="1" w:lastColumn="0" w:noHBand="1" w:noVBand="1"/>
      </w:tblPr>
      <w:tblGrid>
        <w:gridCol w:w="4508"/>
        <w:gridCol w:w="4508"/>
      </w:tblGrid>
      <w:tr w:rsidR="40939A00" w14:paraId="32FC9950" w14:textId="77777777" w:rsidTr="40939A00">
        <w:trPr>
          <w:trHeight w:val="300"/>
        </w:trPr>
        <w:tc>
          <w:tcPr>
            <w:tcW w:w="9016" w:type="dxa"/>
            <w:gridSpan w:val="2"/>
          </w:tcPr>
          <w:p w14:paraId="6A12244C" w14:textId="57BFAC53" w:rsidR="40939A00" w:rsidRDefault="40939A00" w:rsidP="40939A00">
            <w:pPr>
              <w:rPr>
                <w:rFonts w:asciiTheme="majorHAnsi" w:hAnsiTheme="majorHAnsi" w:cstheme="majorBidi"/>
                <w:lang w:val="en-GB"/>
              </w:rPr>
            </w:pPr>
            <w:r w:rsidRPr="40939A00">
              <w:rPr>
                <w:rFonts w:asciiTheme="majorHAnsi" w:hAnsiTheme="majorHAnsi" w:cstheme="majorBidi"/>
                <w:highlight w:val="yellow"/>
                <w:lang w:val="en-GB"/>
              </w:rPr>
              <w:t>Figure [insert number]:</w:t>
            </w:r>
            <w:r w:rsidRPr="40939A00">
              <w:rPr>
                <w:rFonts w:asciiTheme="majorHAnsi" w:hAnsiTheme="majorHAnsi" w:cstheme="majorBidi"/>
                <w:lang w:val="en-GB"/>
              </w:rPr>
              <w:t xml:space="preserve"> Effect of the minimum wage hike on </w:t>
            </w:r>
            <w:r w:rsidR="4BE98EE1" w:rsidRPr="40939A00">
              <w:rPr>
                <w:rFonts w:asciiTheme="majorHAnsi" w:hAnsiTheme="majorHAnsi" w:cstheme="majorBidi"/>
                <w:lang w:val="en-GB"/>
              </w:rPr>
              <w:t>profit</w:t>
            </w:r>
          </w:p>
          <w:p w14:paraId="2199E35B" w14:textId="5181ABF9" w:rsidR="40939A00" w:rsidRDefault="40939A00" w:rsidP="40939A00">
            <w:pPr>
              <w:rPr>
                <w:rFonts w:asciiTheme="majorHAnsi" w:hAnsiTheme="majorHAnsi" w:cstheme="majorBidi"/>
                <w:lang w:val="en-US"/>
              </w:rPr>
            </w:pPr>
          </w:p>
        </w:tc>
      </w:tr>
      <w:tr w:rsidR="40939A00" w14:paraId="09C94F00" w14:textId="77777777" w:rsidTr="40939A00">
        <w:trPr>
          <w:trHeight w:val="300"/>
        </w:trPr>
        <w:tc>
          <w:tcPr>
            <w:tcW w:w="4508" w:type="dxa"/>
          </w:tcPr>
          <w:p w14:paraId="48C22ED0" w14:textId="45FEBDF1" w:rsidR="53742E6C" w:rsidRDefault="53742E6C" w:rsidP="40939A00">
            <w:r>
              <w:rPr>
                <w:noProof/>
              </w:rPr>
              <w:drawing>
                <wp:inline distT="0" distB="0" distL="0" distR="0" wp14:anchorId="6C3AC681" wp14:editId="3E1FAEF3">
                  <wp:extent cx="2714625" cy="1809750"/>
                  <wp:effectExtent l="0" t="0" r="0" b="0"/>
                  <wp:docPr id="89779910" name="Picture 8977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2568BE94" w14:textId="6B010E5C" w:rsidR="112618D2" w:rsidRDefault="112618D2" w:rsidP="40939A00">
            <w:r>
              <w:rPr>
                <w:noProof/>
              </w:rPr>
              <w:drawing>
                <wp:inline distT="0" distB="0" distL="0" distR="0" wp14:anchorId="291BC9D8" wp14:editId="2DBCC6B4">
                  <wp:extent cx="2714625" cy="1809750"/>
                  <wp:effectExtent l="0" t="0" r="0" b="0"/>
                  <wp:docPr id="1475172736" name="Picture 14751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129D6396" w14:textId="77777777" w:rsidTr="40939A00">
        <w:trPr>
          <w:trHeight w:val="300"/>
        </w:trPr>
        <w:tc>
          <w:tcPr>
            <w:tcW w:w="4508" w:type="dxa"/>
          </w:tcPr>
          <w:p w14:paraId="03626D85" w14:textId="49B816E0" w:rsidR="40939A00" w:rsidRDefault="40939A00"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Balanced sample </w:t>
            </w:r>
          </w:p>
        </w:tc>
        <w:tc>
          <w:tcPr>
            <w:tcW w:w="4508" w:type="dxa"/>
          </w:tcPr>
          <w:p w14:paraId="7250A9A7" w14:textId="0FC31A1D" w:rsidR="40939A00" w:rsidRDefault="40939A00"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Sample of surviving farms </w:t>
            </w:r>
          </w:p>
        </w:tc>
      </w:tr>
      <w:tr w:rsidR="40939A00" w14:paraId="468749FE" w14:textId="77777777" w:rsidTr="40939A00">
        <w:trPr>
          <w:trHeight w:val="300"/>
        </w:trPr>
        <w:tc>
          <w:tcPr>
            <w:tcW w:w="4508" w:type="dxa"/>
          </w:tcPr>
          <w:p w14:paraId="0EDEFC28" w14:textId="51A48683" w:rsidR="2C757419" w:rsidRDefault="2C757419" w:rsidP="40939A00">
            <w:r>
              <w:rPr>
                <w:noProof/>
              </w:rPr>
              <w:lastRenderedPageBreak/>
              <w:drawing>
                <wp:inline distT="0" distB="0" distL="0" distR="0" wp14:anchorId="7799B6F8" wp14:editId="0BF76A7C">
                  <wp:extent cx="2714625" cy="1809750"/>
                  <wp:effectExtent l="0" t="0" r="0" b="0"/>
                  <wp:docPr id="463741506" name="Picture 46374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002F3191" w14:textId="56FD6973" w:rsidR="5CDD3CA6" w:rsidRDefault="5CDD3CA6" w:rsidP="40939A00">
            <w:r>
              <w:rPr>
                <w:noProof/>
              </w:rPr>
              <w:drawing>
                <wp:inline distT="0" distB="0" distL="0" distR="0" wp14:anchorId="02EDCA13" wp14:editId="52FE9719">
                  <wp:extent cx="2714625" cy="1809750"/>
                  <wp:effectExtent l="0" t="0" r="0" b="0"/>
                  <wp:docPr id="899443407" name="Picture 89944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2CCCE05F" w14:textId="77777777" w:rsidTr="40939A00">
        <w:trPr>
          <w:trHeight w:val="300"/>
        </w:trPr>
        <w:tc>
          <w:tcPr>
            <w:tcW w:w="4508" w:type="dxa"/>
          </w:tcPr>
          <w:p w14:paraId="331A85E5" w14:textId="63F19324" w:rsidR="40939A00" w:rsidRDefault="40939A00"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Balanced sample </w:t>
            </w:r>
          </w:p>
        </w:tc>
        <w:tc>
          <w:tcPr>
            <w:tcW w:w="4508" w:type="dxa"/>
          </w:tcPr>
          <w:p w14:paraId="02B75AE9" w14:textId="7BED4D87" w:rsidR="40939A00" w:rsidRDefault="40939A00" w:rsidP="40939A00">
            <w:pPr>
              <w:pStyle w:val="a4"/>
              <w:numPr>
                <w:ilvl w:val="0"/>
                <w:numId w:val="20"/>
              </w:numPr>
              <w:rPr>
                <w:rFonts w:asciiTheme="majorHAnsi" w:hAnsiTheme="majorHAnsi" w:cstheme="majorBidi"/>
                <w:lang w:val="en-US"/>
              </w:rPr>
            </w:pPr>
            <w:r w:rsidRPr="40939A00">
              <w:rPr>
                <w:rFonts w:asciiTheme="majorHAnsi" w:hAnsiTheme="majorHAnsi" w:cstheme="majorBidi"/>
                <w:lang w:val="en-US"/>
              </w:rPr>
              <w:t xml:space="preserve">Sample of surviving farms </w:t>
            </w:r>
          </w:p>
        </w:tc>
      </w:tr>
      <w:tr w:rsidR="40939A00" w14:paraId="68A379C1" w14:textId="77777777" w:rsidTr="40939A00">
        <w:trPr>
          <w:trHeight w:val="300"/>
        </w:trPr>
        <w:tc>
          <w:tcPr>
            <w:tcW w:w="9016" w:type="dxa"/>
            <w:gridSpan w:val="2"/>
          </w:tcPr>
          <w:p w14:paraId="6DB42CDE" w14:textId="49699610" w:rsidR="40939A00" w:rsidRDefault="40939A00" w:rsidP="40939A00">
            <w:pPr>
              <w:rPr>
                <w:rFonts w:asciiTheme="majorHAnsi" w:hAnsiTheme="majorHAnsi" w:cstheme="majorBidi"/>
                <w:lang w:val="en-US"/>
              </w:rPr>
            </w:pPr>
            <w:r w:rsidRPr="40939A00">
              <w:rPr>
                <w:rFonts w:asciiTheme="majorHAnsi" w:hAnsiTheme="majorHAnsi" w:cstheme="majorBidi"/>
                <w:lang w:val="en-US"/>
              </w:rPr>
              <w:t xml:space="preserve">Notes: </w:t>
            </w:r>
          </w:p>
          <w:p w14:paraId="0E811B61" w14:textId="760CCAEF" w:rsidR="40939A00" w:rsidRDefault="40939A00" w:rsidP="40939A00">
            <w:pPr>
              <w:rPr>
                <w:rFonts w:asciiTheme="majorHAnsi" w:hAnsiTheme="majorHAnsi" w:cstheme="majorBidi"/>
                <w:lang w:val="en-US"/>
              </w:rPr>
            </w:pPr>
            <w:r w:rsidRPr="40939A00">
              <w:rPr>
                <w:rFonts w:asciiTheme="majorHAnsi" w:hAnsiTheme="majorHAnsi" w:cstheme="majorBidi"/>
                <w:lang w:val="en-US"/>
              </w:rPr>
              <w:t xml:space="preserve">Source: </w:t>
            </w:r>
          </w:p>
        </w:tc>
      </w:tr>
    </w:tbl>
    <w:p w14:paraId="222E934E" w14:textId="04629355" w:rsidR="40939A00" w:rsidRDefault="40939A00" w:rsidP="40939A00">
      <w:pPr>
        <w:rPr>
          <w:rFonts w:asciiTheme="majorHAnsi" w:hAnsiTheme="majorHAnsi" w:cstheme="majorBidi"/>
          <w:lang w:val="en-US"/>
        </w:rPr>
      </w:pPr>
    </w:p>
    <w:p w14:paraId="59CE6C39" w14:textId="3CBBB190" w:rsidR="4CF702C6" w:rsidRDefault="4CF702C6" w:rsidP="5AC62A27">
      <w:pPr>
        <w:ind w:left="-20" w:right="-20"/>
      </w:pPr>
      <w:r w:rsidRPr="18E706F6">
        <w:rPr>
          <w:rFonts w:ascii="Calibri Light" w:eastAsia="Calibri Light" w:hAnsi="Calibri Light" w:cs="Calibri Light"/>
          <w:lang w:val="en-US"/>
        </w:rPr>
        <w:t xml:space="preserve">Overall, our findings indicate no </w:t>
      </w:r>
      <w:del w:id="1246" w:author="seiroi@gmail.com" w:date="2024-03-15T02:48:00Z">
        <w:r w:rsidRPr="18E706F6" w:rsidDel="4CF702C6">
          <w:rPr>
            <w:rFonts w:ascii="Calibri Light" w:eastAsia="Calibri Light" w:hAnsi="Calibri Light" w:cs="Calibri Light"/>
            <w:lang w:val="en-US"/>
          </w:rPr>
          <w:delText xml:space="preserve">significant </w:delText>
        </w:r>
      </w:del>
      <w:r w:rsidRPr="18E706F6">
        <w:rPr>
          <w:rFonts w:ascii="Calibri Light" w:eastAsia="Calibri Light" w:hAnsi="Calibri Light" w:cs="Calibri Light"/>
          <w:lang w:val="en-US"/>
        </w:rPr>
        <w:t>impact of the minimum wage hike on the profitability of farms</w:t>
      </w:r>
      <w:ins w:id="1247" w:author="seiroi@gmail.com" w:date="2024-03-15T02:47:00Z">
        <w:r w:rsidR="6283D4C3" w:rsidRPr="18E706F6">
          <w:rPr>
            <w:rFonts w:ascii="Calibri Light" w:eastAsia="Calibri Light" w:hAnsi="Calibri Light" w:cs="Calibri Light"/>
            <w:lang w:val="en-US"/>
          </w:rPr>
          <w:t xml:space="preserve"> except for year 0-1</w:t>
        </w:r>
      </w:ins>
      <w:r w:rsidRPr="18E706F6">
        <w:rPr>
          <w:rFonts w:ascii="Calibri Light" w:eastAsia="Calibri Light" w:hAnsi="Calibri Light" w:cs="Calibri Light"/>
          <w:lang w:val="en-US"/>
        </w:rPr>
        <w:t>. Like the results on revenue per worker, the observed fluctuations in operating profit per worker are primarily driven by changes in employment, with no evidence suggesting that the minimum wage hike affected farm productivity.</w:t>
      </w:r>
    </w:p>
    <w:p w14:paraId="18539F96" w14:textId="5FB5342D" w:rsidR="5AC62A27" w:rsidRDefault="5AC62A27" w:rsidP="5AC62A27">
      <w:pPr>
        <w:rPr>
          <w:rFonts w:asciiTheme="majorHAnsi" w:hAnsiTheme="majorHAnsi" w:cstheme="majorBidi"/>
          <w:lang w:val="en-US"/>
        </w:rPr>
      </w:pPr>
    </w:p>
    <w:p w14:paraId="58CDEA8C" w14:textId="18E78CEB" w:rsidR="4CF702C6" w:rsidRDefault="5A665F87" w:rsidP="7E6EA251">
      <w:pPr>
        <w:pStyle w:val="a4"/>
        <w:numPr>
          <w:ilvl w:val="0"/>
          <w:numId w:val="40"/>
        </w:numPr>
        <w:rPr>
          <w:rFonts w:asciiTheme="majorHAnsi" w:hAnsiTheme="majorHAnsi" w:cstheme="majorBidi"/>
          <w:b/>
          <w:bCs/>
          <w:lang w:val="en-US"/>
        </w:rPr>
      </w:pPr>
      <w:r w:rsidRPr="7E6EA251">
        <w:rPr>
          <w:rFonts w:asciiTheme="majorHAnsi" w:hAnsiTheme="majorHAnsi" w:cstheme="majorBidi"/>
          <w:b/>
          <w:bCs/>
          <w:lang w:val="en-US"/>
        </w:rPr>
        <w:t>General Discussion</w:t>
      </w:r>
    </w:p>
    <w:p w14:paraId="764F94D7" w14:textId="3DCAC315" w:rsidR="005B002E" w:rsidRDefault="0072310C" w:rsidP="30BC0332">
      <w:pPr>
        <w:ind w:left="-20" w:right="-20"/>
        <w:jc w:val="both"/>
        <w:rPr>
          <w:ins w:id="1248" w:author="Von Fintel, Dieter [dieter2@sun.ac.za]" w:date="2024-03-01T14:18:00Z"/>
          <w:rFonts w:ascii="Calibri Light" w:eastAsia="Calibri Light" w:hAnsi="Calibri Light" w:cs="Calibri Light"/>
          <w:lang w:val="en-US"/>
        </w:rPr>
      </w:pPr>
      <w:ins w:id="1249" w:author="Von Fintel, Dieter [dieter2@sun.ac.za]" w:date="2024-03-01T14:13:00Z">
        <w:r>
          <w:rPr>
            <w:rFonts w:ascii="Calibri Light" w:eastAsia="Calibri Light" w:hAnsi="Calibri Light" w:cs="Calibri Light"/>
            <w:lang w:val="en-US"/>
          </w:rPr>
          <w:t xml:space="preserve">Our </w:t>
        </w:r>
      </w:ins>
      <w:ins w:id="1250" w:author="Von Fintel, Dieter [dieter2@sun.ac.za]" w:date="2024-03-01T14:18:00Z">
        <w:r w:rsidR="00C65AE6">
          <w:rPr>
            <w:rFonts w:ascii="Calibri Light" w:eastAsia="Calibri Light" w:hAnsi="Calibri Light" w:cs="Calibri Light"/>
            <w:lang w:val="en-US"/>
          </w:rPr>
          <w:t>findings</w:t>
        </w:r>
      </w:ins>
      <w:ins w:id="1251" w:author="Von Fintel, Dieter [dieter2@sun.ac.za]" w:date="2024-03-01T14:13:00Z">
        <w:r>
          <w:rPr>
            <w:rFonts w:ascii="Calibri Light" w:eastAsia="Calibri Light" w:hAnsi="Calibri Light" w:cs="Calibri Light"/>
            <w:lang w:val="en-US"/>
          </w:rPr>
          <w:t xml:space="preserve"> are consistent with </w:t>
        </w:r>
      </w:ins>
      <w:ins w:id="1252" w:author="Von Fintel, Dieter [dieter2@sun.ac.za]" w:date="2024-03-01T14:14:00Z">
        <w:r w:rsidR="00A46D66">
          <w:rPr>
            <w:rFonts w:ascii="Calibri Light" w:eastAsia="Calibri Light" w:hAnsi="Calibri Light" w:cs="Calibri Light"/>
            <w:lang w:val="en-US"/>
          </w:rPr>
          <w:t xml:space="preserve">firm </w:t>
        </w:r>
        <w:proofErr w:type="spellStart"/>
        <w:r w:rsidR="00A46D66">
          <w:rPr>
            <w:rFonts w:ascii="Calibri Light" w:eastAsia="Calibri Light" w:hAnsi="Calibri Light" w:cs="Calibri Light"/>
            <w:lang w:val="en-US"/>
          </w:rPr>
          <w:t>behaviour</w:t>
        </w:r>
        <w:proofErr w:type="spellEnd"/>
        <w:r w:rsidR="00A46D66">
          <w:rPr>
            <w:rFonts w:ascii="Calibri Light" w:eastAsia="Calibri Light" w:hAnsi="Calibri Light" w:cs="Calibri Light"/>
            <w:lang w:val="en-US"/>
          </w:rPr>
          <w:t xml:space="preserve"> </w:t>
        </w:r>
      </w:ins>
      <w:ins w:id="1253" w:author="Von Fintel, Dieter [dieter2@sun.ac.za]" w:date="2024-03-01T14:22:00Z">
        <w:r w:rsidR="00FC6DC6">
          <w:rPr>
            <w:rFonts w:ascii="Calibri Light" w:eastAsia="Calibri Light" w:hAnsi="Calibri Light" w:cs="Calibri Light"/>
            <w:lang w:val="en-US"/>
          </w:rPr>
          <w:t>charac</w:t>
        </w:r>
      </w:ins>
      <w:ins w:id="1254" w:author="Von Fintel, Dieter [dieter2@sun.ac.za]" w:date="2024-03-01T14:23:00Z">
        <w:r w:rsidR="00FC6DC6">
          <w:rPr>
            <w:rFonts w:ascii="Calibri Light" w:eastAsia="Calibri Light" w:hAnsi="Calibri Light" w:cs="Calibri Light"/>
            <w:lang w:val="en-US"/>
          </w:rPr>
          <w:t>teristic of</w:t>
        </w:r>
      </w:ins>
      <w:ins w:id="1255" w:author="Von Fintel, Dieter [dieter2@sun.ac.za]" w:date="2024-03-01T14:14:00Z">
        <w:r w:rsidR="00A46D66">
          <w:rPr>
            <w:rFonts w:ascii="Calibri Light" w:eastAsia="Calibri Light" w:hAnsi="Calibri Light" w:cs="Calibri Light"/>
            <w:lang w:val="en-US"/>
          </w:rPr>
          <w:t xml:space="preserve"> both monopsonistic and competitive theories</w:t>
        </w:r>
      </w:ins>
      <w:ins w:id="1256" w:author="Von Fintel, Dieter [dieter2@sun.ac.za]" w:date="2024-03-01T14:18:00Z">
        <w:r w:rsidR="00C65AE6">
          <w:rPr>
            <w:rFonts w:ascii="Calibri Light" w:eastAsia="Calibri Light" w:hAnsi="Calibri Light" w:cs="Calibri Light"/>
            <w:lang w:val="en-US"/>
          </w:rPr>
          <w:t xml:space="preserve">. </w:t>
        </w:r>
        <w:r w:rsidR="005B002E">
          <w:rPr>
            <w:rFonts w:ascii="Calibri Light" w:eastAsia="Calibri Light" w:hAnsi="Calibri Light" w:cs="Calibri Light"/>
            <w:lang w:val="en-US"/>
          </w:rPr>
          <w:t>These</w:t>
        </w:r>
      </w:ins>
      <w:ins w:id="1257" w:author="Von Fintel, Dieter [dieter2@sun.ac.za]" w:date="2024-03-01T14:19:00Z">
        <w:r w:rsidR="0067292B">
          <w:rPr>
            <w:rFonts w:ascii="Calibri Light" w:eastAsia="Calibri Light" w:hAnsi="Calibri Light" w:cs="Calibri Light"/>
            <w:lang w:val="en-US"/>
          </w:rPr>
          <w:t xml:space="preserve"> nuances assist us in understanding how </w:t>
        </w:r>
        <w:r w:rsidR="006C2852">
          <w:rPr>
            <w:rFonts w:ascii="Calibri Light" w:eastAsia="Calibri Light" w:hAnsi="Calibri Light" w:cs="Calibri Light"/>
            <w:lang w:val="en-US"/>
          </w:rPr>
          <w:t>market structure can facilitate dynamic effects of minimum wages</w:t>
        </w:r>
      </w:ins>
      <w:ins w:id="1258" w:author="Von Fintel, Dieter [dieter2@sun.ac.za]" w:date="2024-03-01T14:23:00Z">
        <w:r w:rsidR="00FC6DC6">
          <w:rPr>
            <w:rFonts w:ascii="Calibri Light" w:eastAsia="Calibri Light" w:hAnsi="Calibri Light" w:cs="Calibri Light"/>
            <w:lang w:val="en-US"/>
          </w:rPr>
          <w:t xml:space="preserve"> at various points in time</w:t>
        </w:r>
      </w:ins>
      <w:ins w:id="1259" w:author="Von Fintel, Dieter [dieter2@sun.ac.za]" w:date="2024-03-01T14:19:00Z">
        <w:r w:rsidR="006C2852">
          <w:rPr>
            <w:rFonts w:ascii="Calibri Light" w:eastAsia="Calibri Light" w:hAnsi="Calibri Light" w:cs="Calibri Light"/>
            <w:lang w:val="en-US"/>
          </w:rPr>
          <w:t>.</w:t>
        </w:r>
      </w:ins>
      <w:ins w:id="1260" w:author="Von Fintel, Dieter [dieter2@sun.ac.za]" w:date="2024-03-01T14:23:00Z">
        <w:r w:rsidR="00FC6DC6">
          <w:rPr>
            <w:rFonts w:ascii="Calibri Light" w:eastAsia="Calibri Light" w:hAnsi="Calibri Light" w:cs="Calibri Light"/>
            <w:lang w:val="en-US"/>
          </w:rPr>
          <w:t xml:space="preserve"> They also suggest how competition in the product market can </w:t>
        </w:r>
        <w:r w:rsidR="00770F1F">
          <w:rPr>
            <w:rFonts w:ascii="Calibri Light" w:eastAsia="Calibri Light" w:hAnsi="Calibri Light" w:cs="Calibri Light"/>
            <w:lang w:val="en-US"/>
          </w:rPr>
          <w:t xml:space="preserve">place a </w:t>
        </w:r>
      </w:ins>
      <w:ins w:id="1261" w:author="Von Fintel, Dieter [dieter2@sun.ac.za]" w:date="2024-03-01T14:24:00Z">
        <w:r w:rsidR="00F746E6">
          <w:rPr>
            <w:rFonts w:ascii="Calibri Light" w:eastAsia="Calibri Light" w:hAnsi="Calibri Light" w:cs="Calibri Light"/>
            <w:lang w:val="en-US"/>
          </w:rPr>
          <w:t xml:space="preserve">ceiling </w:t>
        </w:r>
        <w:r w:rsidR="00B547BA">
          <w:rPr>
            <w:rFonts w:ascii="Calibri Light" w:eastAsia="Calibri Light" w:hAnsi="Calibri Light" w:cs="Calibri Light"/>
            <w:lang w:val="en-US"/>
          </w:rPr>
          <w:t xml:space="preserve">on </w:t>
        </w:r>
        <w:r w:rsidR="002A105A">
          <w:rPr>
            <w:rFonts w:ascii="Calibri Light" w:eastAsia="Calibri Light" w:hAnsi="Calibri Light" w:cs="Calibri Light"/>
            <w:lang w:val="en-US"/>
          </w:rPr>
          <w:t xml:space="preserve">farms’ power in the </w:t>
        </w:r>
        <w:proofErr w:type="spellStart"/>
        <w:r w:rsidR="002A105A">
          <w:rPr>
            <w:rFonts w:ascii="Calibri Light" w:eastAsia="Calibri Light" w:hAnsi="Calibri Light" w:cs="Calibri Light"/>
            <w:lang w:val="en-US"/>
          </w:rPr>
          <w:t>labour</w:t>
        </w:r>
        <w:proofErr w:type="spellEnd"/>
        <w:r w:rsidR="002A105A">
          <w:rPr>
            <w:rFonts w:ascii="Calibri Light" w:eastAsia="Calibri Light" w:hAnsi="Calibri Light" w:cs="Calibri Light"/>
            <w:lang w:val="en-US"/>
          </w:rPr>
          <w:t xml:space="preserve"> market</w:t>
        </w:r>
      </w:ins>
      <w:ins w:id="1262" w:author="Von Fintel, Dieter [dieter2@sun.ac.za]" w:date="2024-03-01T14:25:00Z">
        <w:r w:rsidR="00ED6655">
          <w:rPr>
            <w:rFonts w:ascii="Calibri Light" w:eastAsia="Calibri Light" w:hAnsi="Calibri Light" w:cs="Calibri Light"/>
            <w:lang w:val="en-US"/>
          </w:rPr>
          <w:t xml:space="preserve">, even if these farmers </w:t>
        </w:r>
        <w:r w:rsidR="00D97BFC">
          <w:rPr>
            <w:rFonts w:ascii="Calibri Light" w:eastAsia="Calibri Light" w:hAnsi="Calibri Light" w:cs="Calibri Light"/>
            <w:lang w:val="en-US"/>
          </w:rPr>
          <w:t xml:space="preserve">show </w:t>
        </w:r>
      </w:ins>
      <w:ins w:id="1263" w:author="Von Fintel, Dieter [dieter2@sun.ac.za]" w:date="2024-03-01T14:27:00Z">
        <w:r w:rsidR="005A4D9A">
          <w:rPr>
            <w:rFonts w:ascii="Calibri Light" w:eastAsia="Calibri Light" w:hAnsi="Calibri Light" w:cs="Calibri Light"/>
            <w:lang w:val="en-US"/>
          </w:rPr>
          <w:t xml:space="preserve">traits of </w:t>
        </w:r>
        <w:r w:rsidR="0092709A">
          <w:rPr>
            <w:rFonts w:ascii="Calibri Light" w:eastAsia="Calibri Light" w:hAnsi="Calibri Light" w:cs="Calibri Light"/>
            <w:lang w:val="en-US"/>
          </w:rPr>
          <w:t xml:space="preserve">monopsonistic </w:t>
        </w:r>
        <w:proofErr w:type="spellStart"/>
        <w:r w:rsidR="0092709A">
          <w:rPr>
            <w:rFonts w:ascii="Calibri Light" w:eastAsia="Calibri Light" w:hAnsi="Calibri Light" w:cs="Calibri Light"/>
            <w:lang w:val="en-US"/>
          </w:rPr>
          <w:t>behaviour</w:t>
        </w:r>
        <w:proofErr w:type="spellEnd"/>
        <w:r w:rsidR="0092709A">
          <w:rPr>
            <w:rFonts w:ascii="Calibri Light" w:eastAsia="Calibri Light" w:hAnsi="Calibri Light" w:cs="Calibri Light"/>
            <w:lang w:val="en-US"/>
          </w:rPr>
          <w:t xml:space="preserve">. </w:t>
        </w:r>
      </w:ins>
    </w:p>
    <w:p w14:paraId="68C0596D" w14:textId="2C433E0C" w:rsidR="40939A00" w:rsidRDefault="753B2698" w:rsidP="30BC0332">
      <w:pPr>
        <w:ind w:left="-20" w:right="-20"/>
        <w:jc w:val="both"/>
        <w:rPr>
          <w:ins w:id="1264" w:author="Von Fintel, Dieter [dieter2@sun.ac.za]" w:date="2024-03-01T14:20:00Z"/>
          <w:rFonts w:ascii="Calibri Light" w:eastAsia="Calibri Light" w:hAnsi="Calibri Light" w:cs="Calibri Light"/>
          <w:lang w:val="en-US"/>
        </w:rPr>
      </w:pPr>
      <w:del w:id="1265" w:author="Von Fintel, Dieter [dieter2@sun.ac.za]" w:date="2024-03-01T14:20:00Z">
        <w:r w:rsidRPr="30BC0332" w:rsidDel="006C2852">
          <w:rPr>
            <w:rFonts w:ascii="Calibri Light" w:eastAsia="Calibri Light" w:hAnsi="Calibri Light" w:cs="Calibri Light"/>
            <w:lang w:val="en-US"/>
          </w:rPr>
          <w:delText xml:space="preserve">We </w:delText>
        </w:r>
        <w:r w:rsidR="6CE50275" w:rsidRPr="30BC0332" w:rsidDel="006C2852">
          <w:rPr>
            <w:rFonts w:ascii="Calibri Light" w:eastAsia="Calibri Light" w:hAnsi="Calibri Light" w:cs="Calibri Light"/>
            <w:lang w:val="en-US"/>
          </w:rPr>
          <w:delText xml:space="preserve">observe </w:delText>
        </w:r>
        <w:r w:rsidRPr="30BC0332" w:rsidDel="006C2852">
          <w:rPr>
            <w:rFonts w:ascii="Calibri Light" w:eastAsia="Calibri Light" w:hAnsi="Calibri Light" w:cs="Calibri Light"/>
            <w:lang w:val="en-US"/>
          </w:rPr>
          <w:delText xml:space="preserve">a decline in the number of workers earning below the newly set minimum wage working </w:delText>
        </w:r>
      </w:del>
      <w:del w:id="1266" w:author="Von Fintel, Dieter [dieter2@sun.ac.za]" w:date="2024-03-01T14:19:00Z">
        <w:r w:rsidRPr="30BC0332" w:rsidDel="006C2852">
          <w:rPr>
            <w:rFonts w:ascii="Calibri Light" w:eastAsia="Calibri Light" w:hAnsi="Calibri Light" w:cs="Calibri Light"/>
            <w:lang w:val="en-US"/>
          </w:rPr>
          <w:delText>overtime. However, this reduction occurred gradually, and we</w:delText>
        </w:r>
      </w:del>
      <w:ins w:id="1267" w:author="Von Fintel, Dieter [dieter2@sun.ac.za]" w:date="2024-03-01T14:19:00Z">
        <w:r w:rsidR="006C2852">
          <w:rPr>
            <w:rFonts w:ascii="Calibri Light" w:eastAsia="Calibri Light" w:hAnsi="Calibri Light" w:cs="Calibri Light"/>
            <w:lang w:val="en-US"/>
          </w:rPr>
          <w:t xml:space="preserve">Firstly </w:t>
        </w:r>
      </w:ins>
      <w:del w:id="1268" w:author="Von Fintel, Dieter [dieter2@sun.ac.za]" w:date="2024-03-01T14:19:00Z">
        <w:r w:rsidRPr="30BC0332" w:rsidDel="006C2852">
          <w:rPr>
            <w:rFonts w:ascii="Calibri Light" w:eastAsia="Calibri Light" w:hAnsi="Calibri Light" w:cs="Calibri Light"/>
            <w:lang w:val="en-US"/>
          </w:rPr>
          <w:delText xml:space="preserve"> continue to observe that </w:delText>
        </w:r>
      </w:del>
      <w:ins w:id="1269" w:author="Von Fintel, Dieter [dieter2@sun.ac.za]" w:date="2024-03-01T14:25:00Z">
        <w:r w:rsidR="00845AE7">
          <w:rPr>
            <w:rFonts w:ascii="Calibri Light" w:eastAsia="Calibri Light" w:hAnsi="Calibri Light" w:cs="Calibri Light"/>
            <w:lang w:val="en-US"/>
          </w:rPr>
          <w:t xml:space="preserve">a </w:t>
        </w:r>
      </w:ins>
      <w:ins w:id="1270" w:author="Von Fintel, Dieter [dieter2@sun.ac.za]" w:date="2024-03-01T14:26:00Z">
        <w:r w:rsidR="00845AE7">
          <w:rPr>
            <w:rFonts w:ascii="Calibri Light" w:eastAsia="Calibri Light" w:hAnsi="Calibri Light" w:cs="Calibri Light"/>
            <w:lang w:val="en-US"/>
          </w:rPr>
          <w:t>large proportion of</w:t>
        </w:r>
      </w:ins>
      <w:del w:id="1271" w:author="Von Fintel, Dieter [dieter2@sun.ac.za]" w:date="2024-03-01T14:25:00Z">
        <w:r w:rsidR="5E5984BE" w:rsidRPr="30BC0332" w:rsidDel="00845AE7">
          <w:rPr>
            <w:rFonts w:ascii="Calibri Light" w:eastAsia="Calibri Light" w:hAnsi="Calibri Light" w:cs="Calibri Light"/>
            <w:lang w:val="en-US"/>
          </w:rPr>
          <w:delText>some</w:delText>
        </w:r>
      </w:del>
      <w:r w:rsidRPr="30BC0332">
        <w:rPr>
          <w:rFonts w:ascii="Calibri Light" w:eastAsia="Calibri Light" w:hAnsi="Calibri Light" w:cs="Calibri Light"/>
          <w:lang w:val="en-US"/>
        </w:rPr>
        <w:t xml:space="preserve"> farm</w:t>
      </w:r>
      <w:ins w:id="1272" w:author="Von Fintel, Dieter [dieter2@sun.ac.za]" w:date="2024-03-01T14:26:00Z">
        <w:r w:rsidR="00845AE7">
          <w:rPr>
            <w:rFonts w:ascii="Calibri Light" w:eastAsia="Calibri Light" w:hAnsi="Calibri Light" w:cs="Calibri Light"/>
            <w:lang w:val="en-US"/>
          </w:rPr>
          <w:t>er</w:t>
        </w:r>
      </w:ins>
      <w:r w:rsidRPr="30BC0332">
        <w:rPr>
          <w:rFonts w:ascii="Calibri Light" w:eastAsia="Calibri Light" w:hAnsi="Calibri Light" w:cs="Calibri Light"/>
          <w:lang w:val="en-US"/>
        </w:rPr>
        <w:t xml:space="preserve">s </w:t>
      </w:r>
      <w:del w:id="1273" w:author="Von Fintel, Dieter [dieter2@sun.ac.za]" w:date="2024-03-01T14:19:00Z">
        <w:r w:rsidRPr="30BC0332" w:rsidDel="006C2852">
          <w:rPr>
            <w:rFonts w:ascii="Calibri Light" w:eastAsia="Calibri Light" w:hAnsi="Calibri Light" w:cs="Calibri Light"/>
            <w:lang w:val="en-US"/>
          </w:rPr>
          <w:delText>persist in</w:delText>
        </w:r>
      </w:del>
      <w:ins w:id="1274" w:author="Von Fintel, Dieter [dieter2@sun.ac.za]" w:date="2024-03-01T14:19:00Z">
        <w:r w:rsidR="006C2852">
          <w:rPr>
            <w:rFonts w:ascii="Calibri Light" w:eastAsia="Calibri Light" w:hAnsi="Calibri Light" w:cs="Calibri Light"/>
            <w:lang w:val="en-US"/>
          </w:rPr>
          <w:t>continue</w:t>
        </w:r>
      </w:ins>
      <w:ins w:id="1275" w:author="Von Fintel, Dieter [dieter2@sun.ac.za]" w:date="2024-03-01T14:26:00Z">
        <w:r w:rsidR="00845AE7">
          <w:rPr>
            <w:rFonts w:ascii="Calibri Light" w:eastAsia="Calibri Light" w:hAnsi="Calibri Light" w:cs="Calibri Light"/>
            <w:lang w:val="en-US"/>
          </w:rPr>
          <w:t>s</w:t>
        </w:r>
      </w:ins>
      <w:ins w:id="1276" w:author="Von Fintel, Dieter [dieter2@sun.ac.za]" w:date="2024-03-01T14:19:00Z">
        <w:r w:rsidR="006C2852">
          <w:rPr>
            <w:rFonts w:ascii="Calibri Light" w:eastAsia="Calibri Light" w:hAnsi="Calibri Light" w:cs="Calibri Light"/>
            <w:lang w:val="en-US"/>
          </w:rPr>
          <w:t xml:space="preserve"> to</w:t>
        </w:r>
      </w:ins>
      <w:r w:rsidRPr="30BC0332">
        <w:rPr>
          <w:rFonts w:ascii="Calibri Light" w:eastAsia="Calibri Light" w:hAnsi="Calibri Light" w:cs="Calibri Light"/>
          <w:lang w:val="en-US"/>
        </w:rPr>
        <w:t xml:space="preserve"> employ</w:t>
      </w:r>
      <w:del w:id="1277" w:author="Von Fintel, Dieter [dieter2@sun.ac.za]" w:date="2024-03-01T14:19:00Z">
        <w:r w:rsidRPr="30BC0332" w:rsidDel="006C2852">
          <w:rPr>
            <w:rFonts w:ascii="Calibri Light" w:eastAsia="Calibri Light" w:hAnsi="Calibri Light" w:cs="Calibri Light"/>
            <w:lang w:val="en-US"/>
          </w:rPr>
          <w:delText>ing</w:delText>
        </w:r>
      </w:del>
      <w:r w:rsidRPr="30BC0332">
        <w:rPr>
          <w:rFonts w:ascii="Calibri Light" w:eastAsia="Calibri Light" w:hAnsi="Calibri Light" w:cs="Calibri Light"/>
          <w:lang w:val="en-US"/>
        </w:rPr>
        <w:t xml:space="preserve"> workers below the new minimum wage even four years </w:t>
      </w:r>
      <w:r w:rsidR="768BBE4A" w:rsidRPr="30BC0332">
        <w:rPr>
          <w:rFonts w:ascii="Calibri Light" w:eastAsia="Calibri Light" w:hAnsi="Calibri Light" w:cs="Calibri Light"/>
          <w:lang w:val="en-US"/>
        </w:rPr>
        <w:t>after</w:t>
      </w:r>
      <w:r w:rsidRPr="30BC0332">
        <w:rPr>
          <w:rFonts w:ascii="Calibri Light" w:eastAsia="Calibri Light" w:hAnsi="Calibri Light" w:cs="Calibri Light"/>
          <w:lang w:val="en-US"/>
        </w:rPr>
        <w:t xml:space="preserve"> the policy implementation</w:t>
      </w:r>
      <w:ins w:id="1278" w:author="Von Fintel, Dieter [dieter2@sun.ac.za]" w:date="2024-03-01T14:20:00Z">
        <w:r w:rsidR="006C2852">
          <w:rPr>
            <w:rFonts w:ascii="Calibri Light" w:eastAsia="Calibri Light" w:hAnsi="Calibri Light" w:cs="Calibri Light"/>
            <w:lang w:val="en-US"/>
          </w:rPr>
          <w:t xml:space="preserve">, suggesting that significant firm power exists </w:t>
        </w:r>
        <w:r w:rsidR="00E15BAD">
          <w:rPr>
            <w:rFonts w:ascii="Calibri Light" w:eastAsia="Calibri Light" w:hAnsi="Calibri Light" w:cs="Calibri Light"/>
            <w:lang w:val="en-US"/>
          </w:rPr>
          <w:t>in the sector</w:t>
        </w:r>
      </w:ins>
      <w:ins w:id="1279" w:author="Von Fintel, Dieter [dieter2@sun.ac.za]" w:date="2024-03-01T14:27:00Z">
        <w:r w:rsidR="0092709A">
          <w:rPr>
            <w:rFonts w:ascii="Calibri Light" w:eastAsia="Calibri Light" w:hAnsi="Calibri Light" w:cs="Calibri Light"/>
            <w:lang w:val="en-US"/>
          </w:rPr>
          <w:t xml:space="preserve"> at all times</w:t>
        </w:r>
      </w:ins>
      <w:r w:rsidRPr="30BC0332">
        <w:rPr>
          <w:rFonts w:ascii="Calibri Light" w:eastAsia="Calibri Light" w:hAnsi="Calibri Light" w:cs="Calibri Light"/>
          <w:lang w:val="en-US"/>
        </w:rPr>
        <w:t xml:space="preserve">. While </w:t>
      </w:r>
      <w:del w:id="1280" w:author="Von Fintel, Dieter [dieter2@sun.ac.za]" w:date="2024-03-01T14:20:00Z">
        <w:r w:rsidRPr="30BC0332" w:rsidDel="00BD1110">
          <w:rPr>
            <w:rFonts w:ascii="Calibri Light" w:eastAsia="Calibri Light" w:hAnsi="Calibri Light" w:cs="Calibri Light"/>
            <w:lang w:val="en-US"/>
          </w:rPr>
          <w:delText xml:space="preserve">this could </w:delText>
        </w:r>
        <w:r w:rsidR="69DC90DC" w:rsidRPr="30BC0332" w:rsidDel="00BD1110">
          <w:rPr>
            <w:rFonts w:ascii="Calibri Light" w:eastAsia="Calibri Light" w:hAnsi="Calibri Light" w:cs="Calibri Light"/>
            <w:lang w:val="en-US"/>
          </w:rPr>
          <w:delText>indicate</w:delText>
        </w:r>
        <w:r w:rsidRPr="30BC0332" w:rsidDel="00BD1110">
          <w:rPr>
            <w:rFonts w:ascii="Calibri Light" w:eastAsia="Calibri Light" w:hAnsi="Calibri Light" w:cs="Calibri Light"/>
            <w:lang w:val="en-US"/>
          </w:rPr>
          <w:delText xml:space="preserve"> </w:delText>
        </w:r>
      </w:del>
      <w:r w:rsidRPr="30BC0332">
        <w:rPr>
          <w:rFonts w:ascii="Calibri Light" w:eastAsia="Calibri Light" w:hAnsi="Calibri Light" w:cs="Calibri Light"/>
          <w:lang w:val="en-US"/>
        </w:rPr>
        <w:t xml:space="preserve">non-compliance </w:t>
      </w:r>
      <w:del w:id="1281" w:author="Von Fintel, Dieter [dieter2@sun.ac.za]" w:date="2024-03-01T14:20:00Z">
        <w:r w:rsidRPr="30BC0332" w:rsidDel="00BD1110">
          <w:rPr>
            <w:rFonts w:ascii="Calibri Light" w:eastAsia="Calibri Light" w:hAnsi="Calibri Light" w:cs="Calibri Light"/>
            <w:lang w:val="en-US"/>
          </w:rPr>
          <w:delText>with legal regulations</w:delText>
        </w:r>
      </w:del>
      <w:ins w:id="1282" w:author="Von Fintel, Dieter [dieter2@sun.ac.za]" w:date="2024-03-01T14:20:00Z">
        <w:r w:rsidR="00BD1110">
          <w:rPr>
            <w:rFonts w:ascii="Calibri Light" w:eastAsia="Calibri Light" w:hAnsi="Calibri Light" w:cs="Calibri Light"/>
            <w:lang w:val="en-US"/>
          </w:rPr>
          <w:t xml:space="preserve">is well-documented in the </w:t>
        </w:r>
        <w:commentRangeStart w:id="1283"/>
        <w:r w:rsidR="00BD1110">
          <w:rPr>
            <w:rFonts w:ascii="Calibri Light" w:eastAsia="Calibri Light" w:hAnsi="Calibri Light" w:cs="Calibri Light"/>
            <w:lang w:val="en-US"/>
          </w:rPr>
          <w:t>South African context</w:t>
        </w:r>
      </w:ins>
      <w:commentRangeEnd w:id="1283"/>
      <w:ins w:id="1284" w:author="Von Fintel, Dieter [dieter2@sun.ac.za]" w:date="2024-03-01T14:21:00Z">
        <w:r w:rsidR="00BD1110">
          <w:rPr>
            <w:rStyle w:val="ae"/>
          </w:rPr>
          <w:commentReference w:id="1283"/>
        </w:r>
      </w:ins>
      <w:r w:rsidRPr="30BC0332">
        <w:rPr>
          <w:rFonts w:ascii="Calibri Light" w:eastAsia="Calibri Light" w:hAnsi="Calibri Light" w:cs="Calibri Light"/>
          <w:lang w:val="en-US"/>
        </w:rPr>
        <w:t xml:space="preserve">, it is </w:t>
      </w:r>
      <w:ins w:id="1285" w:author="Von Fintel, Dieter [dieter2@sun.ac.za]" w:date="2024-03-01T14:21:00Z">
        <w:r w:rsidR="00EE677B">
          <w:rPr>
            <w:rFonts w:ascii="Calibri Light" w:eastAsia="Calibri Light" w:hAnsi="Calibri Light" w:cs="Calibri Light"/>
            <w:lang w:val="en-US"/>
          </w:rPr>
          <w:t xml:space="preserve">nevertheless </w:t>
        </w:r>
      </w:ins>
      <w:r w:rsidRPr="30BC0332">
        <w:rPr>
          <w:rFonts w:ascii="Calibri Light" w:eastAsia="Calibri Light" w:hAnsi="Calibri Light" w:cs="Calibri Light"/>
          <w:lang w:val="en-US"/>
        </w:rPr>
        <w:t xml:space="preserve">plausible that these workers </w:t>
      </w:r>
      <w:ins w:id="1286" w:author="Von Fintel, Dieter [dieter2@sun.ac.za]" w:date="2024-03-01T14:21:00Z">
        <w:r w:rsidR="00EE677B">
          <w:rPr>
            <w:rFonts w:ascii="Calibri Light" w:eastAsia="Calibri Light" w:hAnsi="Calibri Light" w:cs="Calibri Light"/>
            <w:lang w:val="en-US"/>
          </w:rPr>
          <w:t xml:space="preserve">we observe </w:t>
        </w:r>
      </w:ins>
      <w:r w:rsidRPr="30BC0332">
        <w:rPr>
          <w:rFonts w:ascii="Calibri Light" w:eastAsia="Calibri Light" w:hAnsi="Calibri Light" w:cs="Calibri Light"/>
          <w:lang w:val="en-US"/>
        </w:rPr>
        <w:t xml:space="preserve">earning less than the new minimum wage are part-time employees, </w:t>
      </w:r>
      <w:r w:rsidR="06204C74" w:rsidRPr="30BC0332">
        <w:rPr>
          <w:rFonts w:ascii="Calibri Light" w:eastAsia="Calibri Light" w:hAnsi="Calibri Light" w:cs="Calibri Light"/>
          <w:lang w:val="en-US"/>
        </w:rPr>
        <w:t xml:space="preserve">who are </w:t>
      </w:r>
      <w:r w:rsidR="1F7A699C" w:rsidRPr="30BC0332">
        <w:rPr>
          <w:rFonts w:ascii="Calibri Light" w:eastAsia="Calibri Light" w:hAnsi="Calibri Light" w:cs="Calibri Light"/>
          <w:lang w:val="en-US"/>
        </w:rPr>
        <w:t>challenging</w:t>
      </w:r>
      <w:r w:rsidR="06204C74" w:rsidRPr="30BC0332">
        <w:rPr>
          <w:rFonts w:ascii="Calibri Light" w:eastAsia="Calibri Light" w:hAnsi="Calibri Light" w:cs="Calibri Light"/>
          <w:lang w:val="en-US"/>
        </w:rPr>
        <w:t xml:space="preserve"> to</w:t>
      </w:r>
      <w:r w:rsidRPr="30BC0332">
        <w:rPr>
          <w:rFonts w:ascii="Calibri Light" w:eastAsia="Calibri Light" w:hAnsi="Calibri Light" w:cs="Calibri Light"/>
          <w:lang w:val="en-US"/>
        </w:rPr>
        <w:t xml:space="preserve"> identify in the administrative tax data u</w:t>
      </w:r>
      <w:r w:rsidR="61AEBD90" w:rsidRPr="30BC0332">
        <w:rPr>
          <w:rFonts w:ascii="Calibri Light" w:eastAsia="Calibri Light" w:hAnsi="Calibri Light" w:cs="Calibri Light"/>
          <w:lang w:val="en-US"/>
        </w:rPr>
        <w:t>s</w:t>
      </w:r>
      <w:r w:rsidRPr="30BC0332">
        <w:rPr>
          <w:rFonts w:ascii="Calibri Light" w:eastAsia="Calibri Light" w:hAnsi="Calibri Light" w:cs="Calibri Light"/>
          <w:lang w:val="en-US"/>
        </w:rPr>
        <w:t>ed in our study.</w:t>
      </w:r>
    </w:p>
    <w:p w14:paraId="6FC2B821" w14:textId="27B9EC8D" w:rsidR="006C2852" w:rsidRDefault="00EE677B" w:rsidP="30BC0332">
      <w:pPr>
        <w:ind w:left="-20" w:right="-20"/>
        <w:jc w:val="both"/>
        <w:rPr>
          <w:ins w:id="1287" w:author="Von Fintel, Dieter [dieter2@sun.ac.za]" w:date="2024-03-01T14:20:00Z"/>
          <w:rFonts w:ascii="Calibri Light" w:eastAsia="Calibri Light" w:hAnsi="Calibri Light" w:cs="Calibri Light"/>
          <w:lang w:val="en-US"/>
        </w:rPr>
      </w:pPr>
      <w:ins w:id="1288" w:author="Von Fintel, Dieter [dieter2@sun.ac.za]" w:date="2024-03-01T14:21:00Z">
        <w:r w:rsidRPr="18E706F6">
          <w:rPr>
            <w:rFonts w:ascii="Calibri Light" w:eastAsia="Calibri Light" w:hAnsi="Calibri Light" w:cs="Calibri Light"/>
            <w:lang w:val="en-US"/>
          </w:rPr>
          <w:t xml:space="preserve">However, a second </w:t>
        </w:r>
        <w:r w:rsidR="00656E5B" w:rsidRPr="18E706F6">
          <w:rPr>
            <w:rFonts w:ascii="Calibri Light" w:eastAsia="Calibri Light" w:hAnsi="Calibri Light" w:cs="Calibri Light"/>
            <w:lang w:val="en-US"/>
          </w:rPr>
          <w:t>factor emerges</w:t>
        </w:r>
      </w:ins>
      <w:ins w:id="1289" w:author="Von Fintel, Dieter [dieter2@sun.ac.za]" w:date="2024-03-01T14:27:00Z">
        <w:r w:rsidR="00A30A12" w:rsidRPr="18E706F6">
          <w:rPr>
            <w:rFonts w:ascii="Calibri Light" w:eastAsia="Calibri Light" w:hAnsi="Calibri Light" w:cs="Calibri Light"/>
            <w:lang w:val="en-US"/>
          </w:rPr>
          <w:t xml:space="preserve">, which also supports </w:t>
        </w:r>
      </w:ins>
      <w:ins w:id="1290" w:author="Von Fintel, Dieter [dieter2@sun.ac.za]" w:date="2024-03-01T14:29:00Z">
        <w:r w:rsidR="00910FA5" w:rsidRPr="18E706F6">
          <w:rPr>
            <w:rFonts w:ascii="Calibri Light" w:eastAsia="Calibri Light" w:hAnsi="Calibri Light" w:cs="Calibri Light"/>
            <w:lang w:val="en-US"/>
          </w:rPr>
          <w:t>the notion that</w:t>
        </w:r>
      </w:ins>
      <w:ins w:id="1291" w:author="Von Fintel, Dieter [dieter2@sun.ac.za]" w:date="2024-03-01T14:30:00Z">
        <w:r w:rsidR="00D63A81" w:rsidRPr="18E706F6">
          <w:rPr>
            <w:rFonts w:ascii="Calibri Light" w:eastAsia="Calibri Light" w:hAnsi="Calibri Light" w:cs="Calibri Light"/>
            <w:lang w:val="en-US"/>
          </w:rPr>
          <w:t xml:space="preserve"> </w:t>
        </w:r>
      </w:ins>
      <w:ins w:id="1292" w:author="Von Fintel, Dieter [dieter2@sun.ac.za]" w:date="2024-03-01T14:29:00Z">
        <w:r w:rsidR="00910FA5" w:rsidRPr="18E706F6">
          <w:rPr>
            <w:rFonts w:ascii="Calibri Light" w:eastAsia="Calibri Light" w:hAnsi="Calibri Light" w:cs="Calibri Light"/>
            <w:lang w:val="en-US"/>
          </w:rPr>
          <w:t xml:space="preserve">the agricultural </w:t>
        </w:r>
      </w:ins>
      <w:ins w:id="1293" w:author="Von Fintel, Dieter [dieter2@sun.ac.za]" w:date="2024-03-01T14:30:00Z">
        <w:r w:rsidR="00252705" w:rsidRPr="18E706F6">
          <w:rPr>
            <w:rFonts w:ascii="Calibri Light" w:eastAsia="Calibri Light" w:hAnsi="Calibri Light" w:cs="Calibri Light"/>
            <w:lang w:val="en-US"/>
          </w:rPr>
          <w:t xml:space="preserve">sector </w:t>
        </w:r>
      </w:ins>
      <w:ins w:id="1294" w:author="Von Fintel, Dieter [dieter2@sun.ac.za]" w:date="2024-03-01T14:29:00Z">
        <w:r w:rsidR="00910FA5" w:rsidRPr="18E706F6">
          <w:rPr>
            <w:rFonts w:ascii="Calibri Light" w:eastAsia="Calibri Light" w:hAnsi="Calibri Light" w:cs="Calibri Light"/>
            <w:lang w:val="en-US"/>
          </w:rPr>
          <w:t>has char</w:t>
        </w:r>
      </w:ins>
      <w:ins w:id="1295" w:author="Von Fintel, Dieter [dieter2@sun.ac.za]" w:date="2024-03-01T14:30:00Z">
        <w:r w:rsidR="00252705" w:rsidRPr="18E706F6">
          <w:rPr>
            <w:rFonts w:ascii="Calibri Light" w:eastAsia="Calibri Light" w:hAnsi="Calibri Light" w:cs="Calibri Light"/>
            <w:lang w:val="en-US"/>
          </w:rPr>
          <w:t>a</w:t>
        </w:r>
      </w:ins>
      <w:ins w:id="1296" w:author="Von Fintel, Dieter [dieter2@sun.ac.za]" w:date="2024-03-01T14:29:00Z">
        <w:r w:rsidR="00910FA5" w:rsidRPr="18E706F6">
          <w:rPr>
            <w:rFonts w:ascii="Calibri Light" w:eastAsia="Calibri Light" w:hAnsi="Calibri Light" w:cs="Calibri Light"/>
            <w:lang w:val="en-US"/>
          </w:rPr>
          <w:t>cteristics of a mono</w:t>
        </w:r>
        <w:r w:rsidR="00D63A81" w:rsidRPr="18E706F6">
          <w:rPr>
            <w:rFonts w:ascii="Calibri Light" w:eastAsia="Calibri Light" w:hAnsi="Calibri Light" w:cs="Calibri Light"/>
            <w:lang w:val="en-US"/>
          </w:rPr>
          <w:t>psonistic structure</w:t>
        </w:r>
      </w:ins>
      <w:ins w:id="1297" w:author="Von Fintel, Dieter [dieter2@sun.ac.za]" w:date="2024-03-01T14:27:00Z">
        <w:r w:rsidR="00A30A12" w:rsidRPr="18E706F6">
          <w:rPr>
            <w:rFonts w:ascii="Calibri Light" w:eastAsia="Calibri Light" w:hAnsi="Calibri Light" w:cs="Calibri Light"/>
            <w:lang w:val="en-US"/>
          </w:rPr>
          <w:t>.</w:t>
        </w:r>
      </w:ins>
      <w:ins w:id="1298" w:author="Von Fintel, Dieter [dieter2@sun.ac.za]" w:date="2024-03-01T14:29:00Z">
        <w:r w:rsidR="00D63A81" w:rsidRPr="18E706F6">
          <w:rPr>
            <w:rFonts w:ascii="Calibri Light" w:eastAsia="Calibri Light" w:hAnsi="Calibri Light" w:cs="Calibri Light"/>
            <w:lang w:val="en-US"/>
          </w:rPr>
          <w:t xml:space="preserve"> In</w:t>
        </w:r>
      </w:ins>
      <w:ins w:id="1299" w:author="Von Fintel, Dieter [dieter2@sun.ac.za]" w:date="2024-03-01T14:30:00Z">
        <w:r w:rsidR="00D63A81" w:rsidRPr="18E706F6">
          <w:rPr>
            <w:rFonts w:ascii="Calibri Light" w:eastAsia="Calibri Light" w:hAnsi="Calibri Light" w:cs="Calibri Light"/>
            <w:lang w:val="en-US"/>
          </w:rPr>
          <w:t xml:space="preserve"> the </w:t>
        </w:r>
        <w:proofErr w:type="gramStart"/>
        <w:r w:rsidR="00D63A81" w:rsidRPr="18E706F6">
          <w:rPr>
            <w:rFonts w:ascii="Calibri Light" w:eastAsia="Calibri Light" w:hAnsi="Calibri Light" w:cs="Calibri Light"/>
            <w:lang w:val="en-US"/>
          </w:rPr>
          <w:t xml:space="preserve">year </w:t>
        </w:r>
      </w:ins>
      <w:ins w:id="1300" w:author="Von Fintel, Dieter [dieter2@sun.ac.za]" w:date="2024-03-01T14:27:00Z">
        <w:r w:rsidR="00A30A12" w:rsidRPr="18E706F6">
          <w:rPr>
            <w:rFonts w:ascii="Calibri Light" w:eastAsia="Calibri Light" w:hAnsi="Calibri Light" w:cs="Calibri Light"/>
            <w:lang w:val="en-US"/>
          </w:rPr>
          <w:t xml:space="preserve"> </w:t>
        </w:r>
      </w:ins>
      <w:ins w:id="1301" w:author="Von Fintel, Dieter [dieter2@sun.ac.za]" w:date="2024-03-01T14:30:00Z">
        <w:r w:rsidR="00D63A81" w:rsidRPr="18E706F6">
          <w:rPr>
            <w:rFonts w:ascii="Calibri Light" w:eastAsia="Calibri Light" w:hAnsi="Calibri Light" w:cs="Calibri Light"/>
            <w:lang w:val="en-US"/>
          </w:rPr>
          <w:t>immediately</w:t>
        </w:r>
        <w:proofErr w:type="gramEnd"/>
        <w:r w:rsidR="00D63A81" w:rsidRPr="18E706F6">
          <w:rPr>
            <w:rFonts w:ascii="Calibri Light" w:eastAsia="Calibri Light" w:hAnsi="Calibri Light" w:cs="Calibri Light"/>
            <w:lang w:val="en-US"/>
          </w:rPr>
          <w:t xml:space="preserve"> following the </w:t>
        </w:r>
      </w:ins>
      <w:ins w:id="1302" w:author="Von Fintel, Dieter [dieter2@sun.ac.za]" w:date="2024-03-01T14:31:00Z">
        <w:r w:rsidR="00252705" w:rsidRPr="18E706F6">
          <w:rPr>
            <w:rFonts w:ascii="Calibri Light" w:eastAsia="Calibri Light" w:hAnsi="Calibri Light" w:cs="Calibri Light"/>
            <w:lang w:val="en-US"/>
          </w:rPr>
          <w:t>wage hike</w:t>
        </w:r>
        <w:r w:rsidR="000A5D9A" w:rsidRPr="18E706F6">
          <w:rPr>
            <w:rFonts w:ascii="Calibri Light" w:eastAsia="Calibri Light" w:hAnsi="Calibri Light" w:cs="Calibri Light"/>
            <w:lang w:val="en-US"/>
          </w:rPr>
          <w:t xml:space="preserve">, </w:t>
        </w:r>
      </w:ins>
      <w:ins w:id="1303" w:author="Von Fintel, Dieter [dieter2@sun.ac.za]" w:date="2024-03-01T14:33:00Z">
        <w:r w:rsidR="009370E0" w:rsidRPr="18E706F6">
          <w:rPr>
            <w:rFonts w:ascii="Calibri Light" w:eastAsia="Calibri Light" w:hAnsi="Calibri Light" w:cs="Calibri Light"/>
            <w:lang w:val="en-US"/>
          </w:rPr>
          <w:t xml:space="preserve">non-seasonal and </w:t>
        </w:r>
      </w:ins>
      <w:ins w:id="1304" w:author="Von Fintel, Dieter [dieter2@sun.ac.za]" w:date="2024-03-01T14:31:00Z">
        <w:r w:rsidR="00B1394E" w:rsidRPr="18E706F6">
          <w:rPr>
            <w:rFonts w:ascii="Calibri Light" w:eastAsia="Calibri Light" w:hAnsi="Calibri Light" w:cs="Calibri Light"/>
            <w:lang w:val="en-US"/>
          </w:rPr>
          <w:t xml:space="preserve">high wage workers </w:t>
        </w:r>
        <w:r w:rsidR="00AD594D" w:rsidRPr="18E706F6">
          <w:rPr>
            <w:rFonts w:ascii="Calibri Light" w:eastAsia="Calibri Light" w:hAnsi="Calibri Light" w:cs="Calibri Light"/>
            <w:lang w:val="en-US"/>
          </w:rPr>
          <w:t>receive</w:t>
        </w:r>
        <w:r w:rsidR="00D3516B" w:rsidRPr="18E706F6">
          <w:rPr>
            <w:rFonts w:ascii="Calibri Light" w:eastAsia="Calibri Light" w:hAnsi="Calibri Light" w:cs="Calibri Light"/>
            <w:lang w:val="en-US"/>
          </w:rPr>
          <w:t xml:space="preserve"> real wage decrea</w:t>
        </w:r>
      </w:ins>
      <w:ins w:id="1305" w:author="Von Fintel, Dieter [dieter2@sun.ac.za]" w:date="2024-03-01T14:32:00Z">
        <w:r w:rsidR="00D3516B" w:rsidRPr="18E706F6">
          <w:rPr>
            <w:rFonts w:ascii="Calibri Light" w:eastAsia="Calibri Light" w:hAnsi="Calibri Light" w:cs="Calibri Light"/>
            <w:lang w:val="en-US"/>
          </w:rPr>
          <w:t>ses</w:t>
        </w:r>
      </w:ins>
      <w:ins w:id="1306" w:author="Von Fintel, Dieter [dieter2@sun.ac.za]" w:date="2024-03-01T14:33:00Z">
        <w:r w:rsidR="000A5E95" w:rsidRPr="18E706F6">
          <w:rPr>
            <w:rFonts w:ascii="Calibri Light" w:eastAsia="Calibri Light" w:hAnsi="Calibri Light" w:cs="Calibri Light"/>
            <w:lang w:val="en-US"/>
          </w:rPr>
          <w:t xml:space="preserve">, which </w:t>
        </w:r>
        <w:r w:rsidR="009370E0" w:rsidRPr="18E706F6">
          <w:rPr>
            <w:rFonts w:ascii="Calibri Light" w:eastAsia="Calibri Light" w:hAnsi="Calibri Light" w:cs="Calibri Light"/>
            <w:lang w:val="en-US"/>
          </w:rPr>
          <w:t xml:space="preserve">corresponds to an increase in hiring </w:t>
        </w:r>
      </w:ins>
      <w:ins w:id="1307" w:author="Von Fintel, Dieter [dieter2@sun.ac.za]" w:date="2024-03-01T14:34:00Z">
        <w:r w:rsidR="009370E0" w:rsidRPr="18E706F6">
          <w:rPr>
            <w:rFonts w:ascii="Calibri Light" w:eastAsia="Calibri Light" w:hAnsi="Calibri Light" w:cs="Calibri Light"/>
            <w:lang w:val="en-US"/>
          </w:rPr>
          <w:t>low-wage workers</w:t>
        </w:r>
        <w:r w:rsidR="00C32A86" w:rsidRPr="18E706F6">
          <w:rPr>
            <w:rFonts w:ascii="Calibri Light" w:eastAsia="Calibri Light" w:hAnsi="Calibri Light" w:cs="Calibri Light"/>
            <w:lang w:val="en-US"/>
          </w:rPr>
          <w:t xml:space="preserve"> and no immediate increase in low wages. </w:t>
        </w:r>
        <w:commentRangeStart w:id="1308"/>
        <w:commentRangeStart w:id="1309"/>
        <w:r w:rsidR="00C32A86" w:rsidRPr="18E706F6">
          <w:rPr>
            <w:rFonts w:ascii="Calibri Light" w:eastAsia="Calibri Light" w:hAnsi="Calibri Light" w:cs="Calibri Light"/>
            <w:lang w:val="en-US"/>
          </w:rPr>
          <w:t xml:space="preserve">The fact that no wage increases </w:t>
        </w:r>
        <w:r w:rsidR="002964B7" w:rsidRPr="18E706F6">
          <w:rPr>
            <w:rFonts w:ascii="Calibri Light" w:eastAsia="Calibri Light" w:hAnsi="Calibri Light" w:cs="Calibri Light"/>
            <w:lang w:val="en-US"/>
          </w:rPr>
          <w:t xml:space="preserve">emerged suggests that firms </w:t>
        </w:r>
        <w:r w:rsidR="001568D1" w:rsidRPr="18E706F6">
          <w:rPr>
            <w:rFonts w:ascii="Calibri Light" w:eastAsia="Calibri Light" w:hAnsi="Calibri Light" w:cs="Calibri Light"/>
            <w:lang w:val="en-US"/>
          </w:rPr>
          <w:t>ha</w:t>
        </w:r>
      </w:ins>
      <w:ins w:id="1310" w:author="Von Fintel, Dieter [dieter2@sun.ac.za]" w:date="2024-03-01T14:35:00Z">
        <w:r w:rsidR="001568D1" w:rsidRPr="18E706F6">
          <w:rPr>
            <w:rFonts w:ascii="Calibri Light" w:eastAsia="Calibri Light" w:hAnsi="Calibri Light" w:cs="Calibri Light"/>
            <w:lang w:val="en-US"/>
          </w:rPr>
          <w:t xml:space="preserve">d market power in the </w:t>
        </w:r>
        <w:proofErr w:type="spellStart"/>
        <w:r w:rsidR="0013048E" w:rsidRPr="18E706F6">
          <w:rPr>
            <w:rFonts w:ascii="Calibri Light" w:eastAsia="Calibri Light" w:hAnsi="Calibri Light" w:cs="Calibri Light"/>
            <w:lang w:val="en-US"/>
          </w:rPr>
          <w:t>labour</w:t>
        </w:r>
        <w:proofErr w:type="spellEnd"/>
        <w:r w:rsidR="0013048E" w:rsidRPr="18E706F6">
          <w:rPr>
            <w:rFonts w:ascii="Calibri Light" w:eastAsia="Calibri Light" w:hAnsi="Calibri Light" w:cs="Calibri Light"/>
            <w:lang w:val="en-US"/>
          </w:rPr>
          <w:t xml:space="preserve"> market.</w:t>
        </w:r>
      </w:ins>
      <w:ins w:id="1311" w:author="Von Fintel, Dieter [dieter2@sun.ac.za]" w:date="2024-03-01T14:32:00Z">
        <w:r w:rsidR="008748A8" w:rsidRPr="18E706F6">
          <w:rPr>
            <w:rFonts w:ascii="Calibri Light" w:eastAsia="Calibri Light" w:hAnsi="Calibri Light" w:cs="Calibri Light"/>
            <w:lang w:val="en-US"/>
          </w:rPr>
          <w:t xml:space="preserve"> </w:t>
        </w:r>
      </w:ins>
      <w:commentRangeEnd w:id="1308"/>
      <w:r>
        <w:rPr>
          <w:rStyle w:val="ae"/>
        </w:rPr>
        <w:commentReference w:id="1308"/>
      </w:r>
      <w:commentRangeEnd w:id="1309"/>
      <w:r>
        <w:rPr>
          <w:rStyle w:val="ae"/>
        </w:rPr>
        <w:commentReference w:id="1309"/>
      </w:r>
    </w:p>
    <w:p w14:paraId="44FF517B" w14:textId="0D1AA4F8" w:rsidR="006C2852" w:rsidDel="00D27CA3" w:rsidRDefault="006C2852" w:rsidP="30BC0332">
      <w:pPr>
        <w:ind w:left="-20" w:right="-20"/>
        <w:jc w:val="both"/>
        <w:rPr>
          <w:del w:id="1312" w:author="Von Fintel, Dieter [dieter2@sun.ac.za]" w:date="2024-03-01T14:35:00Z"/>
        </w:rPr>
      </w:pPr>
    </w:p>
    <w:p w14:paraId="09D7D43E" w14:textId="40824129" w:rsidR="40939A00" w:rsidDel="00D27CA3" w:rsidRDefault="0E448144" w:rsidP="30BC0332">
      <w:pPr>
        <w:ind w:left="-20" w:right="-20"/>
        <w:jc w:val="both"/>
        <w:rPr>
          <w:del w:id="1313" w:author="Von Fintel, Dieter [dieter2@sun.ac.za]" w:date="2024-03-01T14:36:00Z"/>
          <w:rFonts w:ascii="Calibri Light" w:eastAsia="Calibri Light" w:hAnsi="Calibri Light" w:cs="Calibri Light"/>
          <w:lang w:val="en-US"/>
        </w:rPr>
      </w:pPr>
      <w:del w:id="1314" w:author="Von Fintel, Dieter [dieter2@sun.ac.za]" w:date="2024-03-01T14:35:00Z">
        <w:r w:rsidRPr="30BC0332" w:rsidDel="00D27CA3">
          <w:rPr>
            <w:rFonts w:ascii="Calibri Light" w:eastAsia="Calibri Light" w:hAnsi="Calibri Light" w:cs="Calibri Light"/>
            <w:lang w:val="en-US"/>
          </w:rPr>
          <w:delText xml:space="preserve">In the short </w:delText>
        </w:r>
        <w:r w:rsidR="094B6BAC" w:rsidRPr="30BC0332" w:rsidDel="00D27CA3">
          <w:rPr>
            <w:rFonts w:ascii="Calibri Light" w:eastAsia="Calibri Light" w:hAnsi="Calibri Light" w:cs="Calibri Light"/>
            <w:lang w:val="en-US"/>
          </w:rPr>
          <w:delText>run</w:delText>
        </w:r>
        <w:r w:rsidRPr="30BC0332" w:rsidDel="00D27CA3">
          <w:rPr>
            <w:rFonts w:ascii="Calibri Light" w:eastAsia="Calibri Light" w:hAnsi="Calibri Light" w:cs="Calibri Light"/>
            <w:lang w:val="en-US"/>
          </w:rPr>
          <w:delText xml:space="preserve">, there is a delay in the rise of wages for low-wage workers, as farms boost employment for this demographic, offsetting the observed decline in wages for high-wage workers. This phenomenon reflects monopsony power within the agricultural </w:delText>
        </w:r>
        <w:r w:rsidR="6E3674CA" w:rsidRPr="30BC0332" w:rsidDel="00D27CA3">
          <w:rPr>
            <w:rFonts w:ascii="Calibri Light" w:eastAsia="Calibri Light" w:hAnsi="Calibri Light" w:cs="Calibri Light"/>
            <w:lang w:val="en-US"/>
          </w:rPr>
          <w:delText>labor</w:delText>
        </w:r>
        <w:r w:rsidR="656F9798" w:rsidRPr="30BC0332" w:rsidDel="00D27CA3">
          <w:rPr>
            <w:rFonts w:ascii="Calibri Light" w:eastAsia="Calibri Light" w:hAnsi="Calibri Light" w:cs="Calibri Light"/>
            <w:lang w:val="en-US"/>
          </w:rPr>
          <w:delText xml:space="preserve"> </w:delText>
        </w:r>
        <w:r w:rsidRPr="30BC0332" w:rsidDel="00D27CA3">
          <w:rPr>
            <w:rFonts w:ascii="Calibri Light" w:eastAsia="Calibri Light" w:hAnsi="Calibri Light" w:cs="Calibri Light"/>
            <w:lang w:val="en-US"/>
          </w:rPr>
          <w:delText xml:space="preserve">market. </w:delText>
        </w:r>
      </w:del>
      <w:r w:rsidRPr="30BC0332">
        <w:rPr>
          <w:rFonts w:ascii="Calibri Light" w:eastAsia="Calibri Light" w:hAnsi="Calibri Light" w:cs="Calibri Light"/>
          <w:lang w:val="en-US"/>
        </w:rPr>
        <w:t>However, this trend does not persist over the long run, as we eventually observe an increase in average wages for low-wage workers</w:t>
      </w:r>
      <w:ins w:id="1315" w:author="Von Fintel, Dieter [dieter2@sun.ac.za]" w:date="2024-03-01T14:35:00Z">
        <w:r w:rsidR="00D27CA3">
          <w:rPr>
            <w:rFonts w:ascii="Calibri Light" w:eastAsia="Calibri Light" w:hAnsi="Calibri Light" w:cs="Calibri Light"/>
            <w:lang w:val="en-US"/>
          </w:rPr>
          <w:t xml:space="preserve"> – albeit with continued high levels of non-compliance -</w:t>
        </w:r>
      </w:ins>
      <w:del w:id="1316" w:author="Von Fintel, Dieter [dieter2@sun.ac.za]" w:date="2024-03-01T14:35:00Z">
        <w:r w:rsidRPr="30BC0332" w:rsidDel="00D27CA3">
          <w:rPr>
            <w:rFonts w:ascii="Calibri Light" w:eastAsia="Calibri Light" w:hAnsi="Calibri Light" w:cs="Calibri Light"/>
            <w:lang w:val="en-US"/>
          </w:rPr>
          <w:delText>,</w:delText>
        </w:r>
      </w:del>
      <w:r w:rsidRPr="30BC0332">
        <w:rPr>
          <w:rFonts w:ascii="Calibri Light" w:eastAsia="Calibri Light" w:hAnsi="Calibri Light" w:cs="Calibri Light"/>
          <w:lang w:val="en-US"/>
        </w:rPr>
        <w:t xml:space="preserve"> coupled with a decline in </w:t>
      </w:r>
      <w:ins w:id="1317" w:author="Von Fintel, Dieter [dieter2@sun.ac.za]" w:date="2024-03-01T14:36:00Z">
        <w:r w:rsidR="00D27CA3">
          <w:rPr>
            <w:rFonts w:ascii="Calibri Light" w:eastAsia="Calibri Light" w:hAnsi="Calibri Light" w:cs="Calibri Light"/>
            <w:lang w:val="en-US"/>
          </w:rPr>
          <w:t xml:space="preserve">low-wage </w:t>
        </w:r>
      </w:ins>
      <w:r w:rsidRPr="30BC0332">
        <w:rPr>
          <w:rFonts w:ascii="Calibri Light" w:eastAsia="Calibri Light" w:hAnsi="Calibri Light" w:cs="Calibri Light"/>
          <w:lang w:val="en-US"/>
        </w:rPr>
        <w:t>employment primarily due to farm closures.</w:t>
      </w:r>
      <w:ins w:id="1318" w:author="Von Fintel, Dieter [dieter2@sun.ac.za]" w:date="2024-03-01T14:36:00Z">
        <w:r w:rsidR="00D27CA3">
          <w:rPr>
            <w:rFonts w:ascii="Calibri Light" w:eastAsia="Calibri Light" w:hAnsi="Calibri Light" w:cs="Calibri Light"/>
            <w:lang w:val="en-US"/>
          </w:rPr>
          <w:t xml:space="preserve"> </w:t>
        </w:r>
      </w:ins>
    </w:p>
    <w:p w14:paraId="0C9B439E" w14:textId="02995D04" w:rsidR="40939A00" w:rsidRDefault="0E448144" w:rsidP="00F1326E">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 xml:space="preserve">Although farms initially demonstrate monopsonistic </w:t>
      </w:r>
      <w:proofErr w:type="spellStart"/>
      <w:r w:rsidRPr="18E706F6">
        <w:rPr>
          <w:rFonts w:ascii="Calibri Light" w:eastAsia="Calibri Light" w:hAnsi="Calibri Light" w:cs="Calibri Light"/>
          <w:lang w:val="en-US"/>
        </w:rPr>
        <w:t>behavio</w:t>
      </w:r>
      <w:r w:rsidR="60EEEFF9" w:rsidRPr="18E706F6">
        <w:rPr>
          <w:rFonts w:ascii="Calibri Light" w:eastAsia="Calibri Light" w:hAnsi="Calibri Light" w:cs="Calibri Light"/>
          <w:lang w:val="en-US"/>
        </w:rPr>
        <w:t>u</w:t>
      </w:r>
      <w:r w:rsidRPr="18E706F6">
        <w:rPr>
          <w:rFonts w:ascii="Calibri Light" w:eastAsia="Calibri Light" w:hAnsi="Calibri Light" w:cs="Calibri Light"/>
          <w:lang w:val="en-US"/>
        </w:rPr>
        <w:t>r</w:t>
      </w:r>
      <w:proofErr w:type="spellEnd"/>
      <w:r w:rsidRPr="18E706F6">
        <w:rPr>
          <w:rFonts w:ascii="Calibri Light" w:eastAsia="Calibri Light" w:hAnsi="Calibri Light" w:cs="Calibri Light"/>
          <w:lang w:val="en-US"/>
        </w:rPr>
        <w:t xml:space="preserve">, they eventually align with the typical neoclassical prediction following a minimum wage hike. </w:t>
      </w:r>
      <w:commentRangeStart w:id="1319"/>
      <w:ins w:id="1320" w:author="Von Fintel, Dieter [dieter2@sun.ac.za]" w:date="2024-03-01T14:37:00Z">
        <w:r w:rsidR="00787F71" w:rsidRPr="18E706F6">
          <w:rPr>
            <w:rFonts w:ascii="Calibri Light" w:eastAsia="Calibri Light" w:hAnsi="Calibri Light" w:cs="Calibri Light"/>
            <w:lang w:val="en-US"/>
          </w:rPr>
          <w:t xml:space="preserve">Firm power </w:t>
        </w:r>
        <w:r w:rsidR="005412E3" w:rsidRPr="18E706F6">
          <w:rPr>
            <w:rFonts w:ascii="Calibri Light" w:eastAsia="Calibri Light" w:hAnsi="Calibri Light" w:cs="Calibri Light"/>
            <w:lang w:val="en-US"/>
          </w:rPr>
          <w:t>is therefore curtailed over the long-run.</w:t>
        </w:r>
      </w:ins>
      <w:commentRangeEnd w:id="1319"/>
      <w:r>
        <w:rPr>
          <w:rStyle w:val="ae"/>
        </w:rPr>
        <w:commentReference w:id="1319"/>
      </w:r>
      <w:ins w:id="1321" w:author="Von Fintel, Dieter [dieter2@sun.ac.za]" w:date="2024-03-01T14:37:00Z">
        <w:r w:rsidR="005412E3" w:rsidRPr="18E706F6">
          <w:rPr>
            <w:rFonts w:ascii="Calibri Light" w:eastAsia="Calibri Light" w:hAnsi="Calibri Light" w:cs="Calibri Light"/>
            <w:lang w:val="en-US"/>
          </w:rPr>
          <w:t xml:space="preserve"> Our results point to one factor that limits </w:t>
        </w:r>
        <w:r w:rsidR="00F93066" w:rsidRPr="18E706F6">
          <w:rPr>
            <w:rFonts w:ascii="Calibri Light" w:eastAsia="Calibri Light" w:hAnsi="Calibri Light" w:cs="Calibri Light"/>
            <w:lang w:val="en-US"/>
          </w:rPr>
          <w:t xml:space="preserve">this power. </w:t>
        </w:r>
        <w:r w:rsidR="008073E7" w:rsidRPr="18E706F6">
          <w:rPr>
            <w:rFonts w:ascii="Calibri Light" w:eastAsia="Calibri Light" w:hAnsi="Calibri Light" w:cs="Calibri Light"/>
            <w:lang w:val="en-US"/>
          </w:rPr>
          <w:t>Neither operating profits nor revenue respond</w:t>
        </w:r>
      </w:ins>
      <w:ins w:id="1322" w:author="Von Fintel, Dieter [dieter2@sun.ac.za]" w:date="2024-03-01T14:54:00Z">
        <w:r w:rsidR="00471AD7" w:rsidRPr="18E706F6">
          <w:rPr>
            <w:rFonts w:ascii="Calibri Light" w:eastAsia="Calibri Light" w:hAnsi="Calibri Light" w:cs="Calibri Light"/>
            <w:lang w:val="en-US"/>
          </w:rPr>
          <w:t>ed</w:t>
        </w:r>
      </w:ins>
      <w:ins w:id="1323" w:author="Von Fintel, Dieter [dieter2@sun.ac.za]" w:date="2024-03-01T14:37:00Z">
        <w:r w:rsidR="008073E7" w:rsidRPr="18E706F6">
          <w:rPr>
            <w:rFonts w:ascii="Calibri Light" w:eastAsia="Calibri Light" w:hAnsi="Calibri Light" w:cs="Calibri Light"/>
            <w:lang w:val="en-US"/>
          </w:rPr>
          <w:t xml:space="preserve"> to the </w:t>
        </w:r>
      </w:ins>
      <w:ins w:id="1324" w:author="Von Fintel, Dieter [dieter2@sun.ac.za]" w:date="2024-03-01T14:49:00Z">
        <w:r w:rsidR="00025794" w:rsidRPr="18E706F6">
          <w:rPr>
            <w:rFonts w:ascii="Calibri Light" w:eastAsia="Calibri Light" w:hAnsi="Calibri Light" w:cs="Calibri Light"/>
            <w:lang w:val="en-US"/>
          </w:rPr>
          <w:t>increase in the minimum wage</w:t>
        </w:r>
        <w:r w:rsidR="00F1326E" w:rsidRPr="18E706F6">
          <w:rPr>
            <w:rFonts w:ascii="Calibri Light" w:eastAsia="Calibri Light" w:hAnsi="Calibri Light" w:cs="Calibri Light"/>
            <w:lang w:val="en-US"/>
          </w:rPr>
          <w:t>, suggesting that farm</w:t>
        </w:r>
      </w:ins>
      <w:ins w:id="1325" w:author="Von Fintel, Dieter [dieter2@sun.ac.za]" w:date="2024-03-01T14:55:00Z">
        <w:r w:rsidR="00840128" w:rsidRPr="18E706F6">
          <w:rPr>
            <w:rFonts w:ascii="Calibri Light" w:eastAsia="Calibri Light" w:hAnsi="Calibri Light" w:cs="Calibri Light"/>
            <w:lang w:val="en-US"/>
          </w:rPr>
          <w:t>er</w:t>
        </w:r>
      </w:ins>
      <w:ins w:id="1326" w:author="Von Fintel, Dieter [dieter2@sun.ac.za]" w:date="2024-03-01T14:49:00Z">
        <w:r w:rsidR="00F1326E" w:rsidRPr="18E706F6">
          <w:rPr>
            <w:rFonts w:ascii="Calibri Light" w:eastAsia="Calibri Light" w:hAnsi="Calibri Light" w:cs="Calibri Light"/>
            <w:lang w:val="en-US"/>
          </w:rPr>
          <w:t>s are price takers</w:t>
        </w:r>
      </w:ins>
      <w:ins w:id="1327" w:author="Von Fintel, Dieter [dieter2@sun.ac.za]" w:date="2024-03-01T14:56:00Z">
        <w:r w:rsidR="00840128" w:rsidRPr="18E706F6">
          <w:rPr>
            <w:rFonts w:ascii="Calibri Light" w:eastAsia="Calibri Light" w:hAnsi="Calibri Light" w:cs="Calibri Light"/>
            <w:lang w:val="en-US"/>
          </w:rPr>
          <w:t xml:space="preserve"> who</w:t>
        </w:r>
        <w:r w:rsidR="006D0727" w:rsidRPr="18E706F6">
          <w:rPr>
            <w:rFonts w:ascii="Calibri Light" w:eastAsia="Calibri Light" w:hAnsi="Calibri Light" w:cs="Calibri Light"/>
            <w:lang w:val="en-US"/>
          </w:rPr>
          <w:t xml:space="preserve">se incomes depend primarily on the demand factors in the product market, and not supply shocks to the </w:t>
        </w:r>
        <w:proofErr w:type="spellStart"/>
        <w:r w:rsidR="006D0727" w:rsidRPr="18E706F6">
          <w:rPr>
            <w:rFonts w:ascii="Calibri Light" w:eastAsia="Calibri Light" w:hAnsi="Calibri Light" w:cs="Calibri Light"/>
            <w:lang w:val="en-US"/>
          </w:rPr>
          <w:t>labour</w:t>
        </w:r>
        <w:proofErr w:type="spellEnd"/>
        <w:r w:rsidR="006D0727" w:rsidRPr="18E706F6">
          <w:rPr>
            <w:rFonts w:ascii="Calibri Light" w:eastAsia="Calibri Light" w:hAnsi="Calibri Light" w:cs="Calibri Light"/>
            <w:lang w:val="en-US"/>
          </w:rPr>
          <w:t xml:space="preserve"> market</w:t>
        </w:r>
      </w:ins>
      <w:ins w:id="1328" w:author="Von Fintel, Dieter [dieter2@sun.ac.za]" w:date="2024-03-01T14:49:00Z">
        <w:r w:rsidR="00F1326E" w:rsidRPr="18E706F6">
          <w:rPr>
            <w:rFonts w:ascii="Calibri Light" w:eastAsia="Calibri Light" w:hAnsi="Calibri Light" w:cs="Calibri Light"/>
            <w:lang w:val="en-US"/>
          </w:rPr>
          <w:t>.</w:t>
        </w:r>
      </w:ins>
      <w:ins w:id="1329" w:author="Von Fintel, Dieter [dieter2@sun.ac.za]" w:date="2024-03-01T14:56:00Z">
        <w:r w:rsidR="006D0727" w:rsidRPr="18E706F6">
          <w:rPr>
            <w:rFonts w:ascii="Calibri Light" w:eastAsia="Calibri Light" w:hAnsi="Calibri Light" w:cs="Calibri Light"/>
            <w:lang w:val="en-US"/>
          </w:rPr>
          <w:t xml:space="preserve"> While we cannot directly measure whether </w:t>
        </w:r>
      </w:ins>
      <w:ins w:id="1330" w:author="Von Fintel, Dieter [dieter2@sun.ac.za]" w:date="2024-03-01T14:57:00Z">
        <w:r w:rsidR="006B6AE7" w:rsidRPr="18E706F6">
          <w:rPr>
            <w:rFonts w:ascii="Calibri Light" w:eastAsia="Calibri Light" w:hAnsi="Calibri Light" w:cs="Calibri Light"/>
            <w:lang w:val="en-US"/>
          </w:rPr>
          <w:t xml:space="preserve">farmers can transfer costs of minimum wages to consumer prices, the stability of </w:t>
        </w:r>
        <w:r w:rsidR="00AB2B47" w:rsidRPr="18E706F6">
          <w:rPr>
            <w:rFonts w:ascii="Calibri Light" w:eastAsia="Calibri Light" w:hAnsi="Calibri Light" w:cs="Calibri Light"/>
            <w:lang w:val="en-US"/>
          </w:rPr>
          <w:t xml:space="preserve">revenues </w:t>
        </w:r>
        <w:r w:rsidR="00AB2B47" w:rsidRPr="18E706F6">
          <w:rPr>
            <w:rFonts w:ascii="Calibri Light" w:eastAsia="Calibri Light" w:hAnsi="Calibri Light" w:cs="Calibri Light"/>
            <w:lang w:val="en-US"/>
          </w:rPr>
          <w:lastRenderedPageBreak/>
          <w:t>suggests that they do not.</w:t>
        </w:r>
      </w:ins>
      <w:ins w:id="1331" w:author="Von Fintel, Dieter [dieter2@sun.ac.za]" w:date="2024-03-01T14:49:00Z">
        <w:r w:rsidR="00F1326E" w:rsidRPr="18E706F6">
          <w:rPr>
            <w:rFonts w:ascii="Calibri Light" w:eastAsia="Calibri Light" w:hAnsi="Calibri Light" w:cs="Calibri Light"/>
            <w:lang w:val="en-US"/>
          </w:rPr>
          <w:t xml:space="preserve"> What does change is the input combination used to generate these </w:t>
        </w:r>
      </w:ins>
      <w:ins w:id="1332" w:author="Von Fintel, Dieter [dieter2@sun.ac.za]" w:date="2024-03-01T14:50:00Z">
        <w:r w:rsidR="00AE4A0E" w:rsidRPr="18E706F6">
          <w:rPr>
            <w:rFonts w:ascii="Calibri Light" w:eastAsia="Calibri Light" w:hAnsi="Calibri Light" w:cs="Calibri Light"/>
            <w:lang w:val="en-US"/>
          </w:rPr>
          <w:t>revenues</w:t>
        </w:r>
      </w:ins>
      <w:ins w:id="1333" w:author="Von Fintel, Dieter [dieter2@sun.ac.za]" w:date="2024-03-01T14:49:00Z">
        <w:r w:rsidR="00F1326E" w:rsidRPr="18E706F6">
          <w:rPr>
            <w:rFonts w:ascii="Calibri Light" w:eastAsia="Calibri Light" w:hAnsi="Calibri Light" w:cs="Calibri Light"/>
            <w:lang w:val="en-US"/>
          </w:rPr>
          <w:t>.</w:t>
        </w:r>
      </w:ins>
      <w:ins w:id="1334" w:author="Von Fintel, Dieter [dieter2@sun.ac.za]" w:date="2024-03-01T14:50:00Z">
        <w:r w:rsidR="00F1326E" w:rsidRPr="18E706F6">
          <w:rPr>
            <w:rFonts w:ascii="Calibri Light" w:eastAsia="Calibri Light" w:hAnsi="Calibri Light" w:cs="Calibri Light"/>
            <w:lang w:val="en-US"/>
          </w:rPr>
          <w:t xml:space="preserve"> </w:t>
        </w:r>
      </w:ins>
      <w:del w:id="1335" w:author="Von Fintel, Dieter [dieter2@sun.ac.za]" w:date="2024-03-01T14:49:00Z">
        <w:r w:rsidRPr="18E706F6" w:rsidDel="0B3E0010">
          <w:rPr>
            <w:rFonts w:ascii="Calibri Light" w:eastAsia="Calibri Light" w:hAnsi="Calibri Light" w:cs="Calibri Light"/>
            <w:lang w:val="en-US"/>
          </w:rPr>
          <w:delText>It is</w:delText>
        </w:r>
        <w:r w:rsidRPr="18E706F6" w:rsidDel="0E448144">
          <w:rPr>
            <w:rFonts w:ascii="Calibri Light" w:eastAsia="Calibri Light" w:hAnsi="Calibri Light" w:cs="Calibri Light"/>
            <w:lang w:val="en-US"/>
          </w:rPr>
          <w:delText xml:space="preserve"> notable that f</w:delText>
        </w:r>
      </w:del>
      <w:ins w:id="1336" w:author="Von Fintel, Dieter [dieter2@sun.ac.za]" w:date="2024-03-01T14:49:00Z">
        <w:r w:rsidR="00F1326E" w:rsidRPr="18E706F6">
          <w:rPr>
            <w:rFonts w:ascii="Calibri Light" w:eastAsia="Calibri Light" w:hAnsi="Calibri Light" w:cs="Calibri Light"/>
            <w:lang w:val="en-US"/>
          </w:rPr>
          <w:t>F</w:t>
        </w:r>
      </w:ins>
      <w:r w:rsidRPr="18E706F6">
        <w:rPr>
          <w:rFonts w:ascii="Calibri Light" w:eastAsia="Calibri Light" w:hAnsi="Calibri Light" w:cs="Calibri Light"/>
          <w:lang w:val="en-US"/>
        </w:rPr>
        <w:t xml:space="preserve">arms </w:t>
      </w:r>
      <w:ins w:id="1337" w:author="Von Fintel, Dieter [dieter2@sun.ac.za]" w:date="2024-03-01T14:50:00Z">
        <w:r w:rsidR="00F1326E" w:rsidRPr="18E706F6">
          <w:rPr>
            <w:rFonts w:ascii="Calibri Light" w:eastAsia="Calibri Light" w:hAnsi="Calibri Light" w:cs="Calibri Light"/>
            <w:lang w:val="en-US"/>
          </w:rPr>
          <w:t xml:space="preserve">eventually </w:t>
        </w:r>
      </w:ins>
      <w:r w:rsidRPr="18E706F6">
        <w:rPr>
          <w:rFonts w:ascii="Calibri Light" w:eastAsia="Calibri Light" w:hAnsi="Calibri Light" w:cs="Calibri Light"/>
          <w:lang w:val="en-US"/>
        </w:rPr>
        <w:t xml:space="preserve">absorb the added costs of minimum wages by adjusting </w:t>
      </w:r>
      <w:ins w:id="1338" w:author="Von Fintel, Dieter [dieter2@sun.ac.za]" w:date="2024-03-01T14:58:00Z">
        <w:r w:rsidR="00AB2B47" w:rsidRPr="18E706F6">
          <w:rPr>
            <w:rFonts w:ascii="Calibri Light" w:eastAsia="Calibri Light" w:hAnsi="Calibri Light" w:cs="Calibri Light"/>
            <w:lang w:val="en-US"/>
          </w:rPr>
          <w:t xml:space="preserve">low-wage </w:t>
        </w:r>
      </w:ins>
      <w:r w:rsidRPr="18E706F6">
        <w:rPr>
          <w:rFonts w:ascii="Calibri Light" w:eastAsia="Calibri Light" w:hAnsi="Calibri Light" w:cs="Calibri Light"/>
          <w:lang w:val="en-US"/>
        </w:rPr>
        <w:t xml:space="preserve">employment </w:t>
      </w:r>
      <w:ins w:id="1339" w:author="Von Fintel, Dieter [dieter2@sun.ac.za]" w:date="2024-03-01T14:57:00Z">
        <w:r w:rsidR="00AB2B47" w:rsidRPr="18E706F6">
          <w:rPr>
            <w:rFonts w:ascii="Calibri Light" w:eastAsia="Calibri Light" w:hAnsi="Calibri Light" w:cs="Calibri Light"/>
            <w:lang w:val="en-US"/>
          </w:rPr>
          <w:t>down</w:t>
        </w:r>
      </w:ins>
      <w:ins w:id="1340" w:author="Von Fintel, Dieter [dieter2@sun.ac.za]" w:date="2024-03-01T14:58:00Z">
        <w:r w:rsidR="00AB2B47" w:rsidRPr="18E706F6">
          <w:rPr>
            <w:rFonts w:ascii="Calibri Light" w:eastAsia="Calibri Light" w:hAnsi="Calibri Light" w:cs="Calibri Light"/>
            <w:lang w:val="en-US"/>
          </w:rPr>
          <w:t xml:space="preserve">wards </w:t>
        </w:r>
      </w:ins>
      <w:del w:id="1341" w:author="Von Fintel, Dieter [dieter2@sun.ac.za]" w:date="2024-03-01T14:53:00Z">
        <w:r w:rsidRPr="18E706F6" w:rsidDel="0E448144">
          <w:rPr>
            <w:rFonts w:ascii="Calibri Light" w:eastAsia="Calibri Light" w:hAnsi="Calibri Light" w:cs="Calibri Light"/>
            <w:lang w:val="en-US"/>
          </w:rPr>
          <w:delText>and investing more</w:delText>
        </w:r>
      </w:del>
      <w:ins w:id="1342" w:author="Von Fintel, Dieter [dieter2@sun.ac.za]" w:date="2024-03-01T14:53:00Z">
        <w:r w:rsidR="00BC1E4B" w:rsidRPr="18E706F6">
          <w:rPr>
            <w:rFonts w:ascii="Calibri Light" w:eastAsia="Calibri Light" w:hAnsi="Calibri Light" w:cs="Calibri Light"/>
            <w:lang w:val="en-US"/>
          </w:rPr>
          <w:t>and substituting towards</w:t>
        </w:r>
      </w:ins>
      <w:r w:rsidRPr="18E706F6">
        <w:rPr>
          <w:rFonts w:ascii="Calibri Light" w:eastAsia="Calibri Light" w:hAnsi="Calibri Light" w:cs="Calibri Light"/>
          <w:lang w:val="en-US"/>
        </w:rPr>
        <w:t xml:space="preserve"> </w:t>
      </w:r>
      <w:del w:id="1343" w:author="Von Fintel, Dieter [dieter2@sun.ac.za]" w:date="2024-03-01T14:36:00Z">
        <w:r w:rsidRPr="18E706F6" w:rsidDel="0E448144">
          <w:rPr>
            <w:rFonts w:ascii="Calibri Light" w:eastAsia="Calibri Light" w:hAnsi="Calibri Light" w:cs="Calibri Light"/>
            <w:lang w:val="en-US"/>
          </w:rPr>
          <w:delText xml:space="preserve">in </w:delText>
        </w:r>
      </w:del>
      <w:r w:rsidRPr="18E706F6">
        <w:rPr>
          <w:rFonts w:ascii="Calibri Light" w:eastAsia="Calibri Light" w:hAnsi="Calibri Light" w:cs="Calibri Light"/>
          <w:lang w:val="en-US"/>
        </w:rPr>
        <w:t>capital</w:t>
      </w:r>
      <w:ins w:id="1344" w:author="Von Fintel, Dieter [dieter2@sun.ac.za]" w:date="2024-03-01T14:50:00Z">
        <w:r w:rsidR="00AE4A0E" w:rsidRPr="18E706F6">
          <w:rPr>
            <w:rFonts w:ascii="Calibri Light" w:eastAsia="Calibri Light" w:hAnsi="Calibri Light" w:cs="Calibri Light"/>
            <w:lang w:val="en-US"/>
          </w:rPr>
          <w:t xml:space="preserve">, </w:t>
        </w:r>
      </w:ins>
      <w:ins w:id="1345" w:author="Von Fintel, Dieter [dieter2@sun.ac.za]" w:date="2024-03-01T14:53:00Z">
        <w:r w:rsidR="00BC1E4B" w:rsidRPr="18E706F6">
          <w:rPr>
            <w:rFonts w:ascii="Calibri Light" w:eastAsia="Calibri Light" w:hAnsi="Calibri Light" w:cs="Calibri Light"/>
            <w:lang w:val="en-US"/>
          </w:rPr>
          <w:t>effectively</w:t>
        </w:r>
      </w:ins>
      <w:ins w:id="1346" w:author="Von Fintel, Dieter [dieter2@sun.ac.za]" w:date="2024-03-01T14:51:00Z">
        <w:r w:rsidR="00AE4A0E" w:rsidRPr="18E706F6">
          <w:rPr>
            <w:rFonts w:ascii="Calibri Light" w:eastAsia="Calibri Light" w:hAnsi="Calibri Light" w:cs="Calibri Light"/>
            <w:lang w:val="en-US"/>
          </w:rPr>
          <w:t xml:space="preserve"> changing the production function</w:t>
        </w:r>
      </w:ins>
      <w:ins w:id="1347" w:author="Von Fintel, Dieter [dieter2@sun.ac.za]" w:date="2024-03-01T14:53:00Z">
        <w:r w:rsidR="00471AD7" w:rsidRPr="18E706F6">
          <w:rPr>
            <w:rFonts w:ascii="Calibri Light" w:eastAsia="Calibri Light" w:hAnsi="Calibri Light" w:cs="Calibri Light"/>
            <w:lang w:val="en-US"/>
          </w:rPr>
          <w:t xml:space="preserve"> without changing production</w:t>
        </w:r>
      </w:ins>
      <w:r w:rsidRPr="18E706F6">
        <w:rPr>
          <w:rFonts w:ascii="Calibri Light" w:eastAsia="Calibri Light" w:hAnsi="Calibri Light" w:cs="Calibri Light"/>
          <w:lang w:val="en-US"/>
        </w:rPr>
        <w:t>.</w:t>
      </w:r>
      <w:ins w:id="1348" w:author="Von Fintel, Dieter [dieter2@sun.ac.za]" w:date="2024-03-01T14:58:00Z">
        <w:r w:rsidR="00743275" w:rsidRPr="18E706F6">
          <w:rPr>
            <w:rFonts w:ascii="Calibri Light" w:eastAsia="Calibri Light" w:hAnsi="Calibri Light" w:cs="Calibri Light"/>
            <w:lang w:val="en-US"/>
          </w:rPr>
          <w:t xml:space="preserve"> It is important to note that the sample we use differs from that used by Piek et al (2023)</w:t>
        </w:r>
      </w:ins>
      <w:ins w:id="1349" w:author="Von Fintel, Dieter [dieter2@sun.ac.za]" w:date="2024-03-01T14:59:00Z">
        <w:r w:rsidR="000343B7" w:rsidRPr="18E706F6">
          <w:rPr>
            <w:rFonts w:ascii="Calibri Light" w:eastAsia="Calibri Light" w:hAnsi="Calibri Light" w:cs="Calibri Light"/>
            <w:lang w:val="en-US"/>
          </w:rPr>
          <w:t xml:space="preserve"> who included farms that were not registered for comp</w:t>
        </w:r>
      </w:ins>
      <w:ins w:id="1350" w:author="Von Fintel, Dieter [dieter2@sun.ac.za]" w:date="2024-03-01T15:00:00Z">
        <w:r w:rsidR="000343B7" w:rsidRPr="18E706F6">
          <w:rPr>
            <w:rFonts w:ascii="Calibri Light" w:eastAsia="Calibri Light" w:hAnsi="Calibri Light" w:cs="Calibri Light"/>
            <w:lang w:val="en-US"/>
          </w:rPr>
          <w:t>any tax.</w:t>
        </w:r>
      </w:ins>
      <w:ins w:id="1351" w:author="Von Fintel, Dieter [dieter2@sun.ac.za]" w:date="2024-03-01T14:59:00Z">
        <w:r w:rsidR="000343B7" w:rsidRPr="18E706F6">
          <w:rPr>
            <w:rFonts w:ascii="Calibri Light" w:eastAsia="Calibri Light" w:hAnsi="Calibri Light" w:cs="Calibri Light"/>
            <w:lang w:val="en-US"/>
          </w:rPr>
          <w:t xml:space="preserve"> </w:t>
        </w:r>
      </w:ins>
      <w:ins w:id="1352" w:author="Von Fintel, Dieter [dieter2@sun.ac.za]" w:date="2024-03-01T15:00:00Z">
        <w:r w:rsidR="00CA64A7" w:rsidRPr="18E706F6">
          <w:rPr>
            <w:rFonts w:ascii="Calibri Light" w:eastAsia="Calibri Light" w:hAnsi="Calibri Light" w:cs="Calibri Light"/>
            <w:lang w:val="en-US"/>
          </w:rPr>
          <w:t xml:space="preserve">Our sample is limited to a group of farmers registered as companies, and therefore have </w:t>
        </w:r>
        <w:r w:rsidR="00462858" w:rsidRPr="18E706F6">
          <w:rPr>
            <w:rFonts w:ascii="Calibri Light" w:eastAsia="Calibri Light" w:hAnsi="Calibri Light" w:cs="Calibri Light"/>
            <w:lang w:val="en-US"/>
          </w:rPr>
          <w:t xml:space="preserve">access to </w:t>
        </w:r>
      </w:ins>
      <w:ins w:id="1353" w:author="Von Fintel, Dieter [dieter2@sun.ac.za]" w:date="2024-03-01T15:01:00Z">
        <w:r w:rsidR="00F67CB6" w:rsidRPr="18E706F6">
          <w:rPr>
            <w:rFonts w:ascii="Calibri Light" w:eastAsia="Calibri Light" w:hAnsi="Calibri Light" w:cs="Calibri Light"/>
            <w:lang w:val="en-US"/>
          </w:rPr>
          <w:t>loans and shareholder funding</w:t>
        </w:r>
      </w:ins>
      <w:ins w:id="1354" w:author="Von Fintel, Dieter [dieter2@sun.ac.za]" w:date="2024-03-01T15:00:00Z">
        <w:r w:rsidR="00462858" w:rsidRPr="18E706F6">
          <w:rPr>
            <w:rFonts w:ascii="Calibri Light" w:eastAsia="Calibri Light" w:hAnsi="Calibri Light" w:cs="Calibri Light"/>
            <w:lang w:val="en-US"/>
          </w:rPr>
          <w:t>. Our conclusion that t</w:t>
        </w:r>
      </w:ins>
      <w:ins w:id="1355" w:author="Von Fintel, Dieter [dieter2@sun.ac.za]" w:date="2024-03-01T15:01:00Z">
        <w:r w:rsidR="00462858" w:rsidRPr="18E706F6">
          <w:rPr>
            <w:rFonts w:ascii="Calibri Light" w:eastAsia="Calibri Light" w:hAnsi="Calibri Light" w:cs="Calibri Light"/>
            <w:lang w:val="en-US"/>
          </w:rPr>
          <w:t xml:space="preserve">hey increase capital is </w:t>
        </w:r>
        <w:r w:rsidR="00F67CB6" w:rsidRPr="18E706F6">
          <w:rPr>
            <w:rFonts w:ascii="Calibri Light" w:eastAsia="Calibri Light" w:hAnsi="Calibri Light" w:cs="Calibri Light"/>
            <w:lang w:val="en-US"/>
          </w:rPr>
          <w:t xml:space="preserve">therefore warranted. But these larger farmers, with more </w:t>
        </w:r>
        <w:r w:rsidR="00A955A9" w:rsidRPr="18E706F6">
          <w:rPr>
            <w:rFonts w:ascii="Calibri Light" w:eastAsia="Calibri Light" w:hAnsi="Calibri Light" w:cs="Calibri Light"/>
            <w:lang w:val="en-US"/>
          </w:rPr>
          <w:t xml:space="preserve">market power, are also able to delay </w:t>
        </w:r>
      </w:ins>
      <w:ins w:id="1356" w:author="Von Fintel, Dieter [dieter2@sun.ac.za]" w:date="2024-03-01T15:02:00Z">
        <w:r w:rsidR="00A955A9" w:rsidRPr="18E706F6">
          <w:rPr>
            <w:rFonts w:ascii="Calibri Light" w:eastAsia="Calibri Light" w:hAnsi="Calibri Light" w:cs="Calibri Light"/>
            <w:lang w:val="en-US"/>
          </w:rPr>
          <w:t>employment losses while maintaining profitability.</w:t>
        </w:r>
      </w:ins>
      <w:del w:id="1357" w:author="Von Fintel, Dieter [dieter2@sun.ac.za]" w:date="2024-03-01T14:54:00Z">
        <w:r w:rsidRPr="18E706F6" w:rsidDel="0E448144">
          <w:rPr>
            <w:rFonts w:ascii="Calibri Light" w:eastAsia="Calibri Light" w:hAnsi="Calibri Light" w:cs="Calibri Light"/>
            <w:lang w:val="en-US"/>
          </w:rPr>
          <w:delText xml:space="preserve"> </w:delText>
        </w:r>
      </w:del>
      <w:del w:id="1358" w:author="Von Fintel, Dieter [dieter2@sun.ac.za]" w:date="2024-03-01T14:50:00Z">
        <w:r w:rsidRPr="18E706F6" w:rsidDel="0E448144">
          <w:rPr>
            <w:rFonts w:ascii="Calibri Light" w:eastAsia="Calibri Light" w:hAnsi="Calibri Light" w:cs="Calibri Light"/>
            <w:lang w:val="en-US"/>
          </w:rPr>
          <w:delText xml:space="preserve">In the agricultural sector, where farms are price takers, we observe no change in revenues or profits despite </w:delText>
        </w:r>
        <w:r w:rsidRPr="18E706F6" w:rsidDel="1A2C53D3">
          <w:rPr>
            <w:rFonts w:ascii="Calibri Light" w:eastAsia="Calibri Light" w:hAnsi="Calibri Light" w:cs="Calibri Light"/>
            <w:lang w:val="en-US"/>
          </w:rPr>
          <w:delText>the adjustment in their production function</w:delText>
        </w:r>
        <w:r w:rsidRPr="18E706F6" w:rsidDel="0E448144">
          <w:rPr>
            <w:rFonts w:ascii="Calibri Light" w:eastAsia="Calibri Light" w:hAnsi="Calibri Light" w:cs="Calibri Light"/>
            <w:lang w:val="en-US"/>
          </w:rPr>
          <w:delText>, indicating a perfectly competitive product market.</w:delText>
        </w:r>
      </w:del>
    </w:p>
    <w:p w14:paraId="208CA259" w14:textId="54CFD10F" w:rsidR="40939A00" w:rsidRDefault="0E448144" w:rsidP="0A309ADA">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 xml:space="preserve">This study highlights the dynamic interaction between labor market structure and product market dynamics in South Africa’s agricultural sector. The findings suggest that while there may be scope for monopsonistic power in </w:t>
      </w:r>
      <w:r w:rsidR="2F9788E8" w:rsidRPr="18E706F6">
        <w:rPr>
          <w:rFonts w:ascii="Calibri Light" w:eastAsia="Calibri Light" w:hAnsi="Calibri Light" w:cs="Calibri Light"/>
          <w:lang w:val="en-US"/>
        </w:rPr>
        <w:t xml:space="preserve">the </w:t>
      </w:r>
      <w:r w:rsidRPr="18E706F6">
        <w:rPr>
          <w:rFonts w:ascii="Calibri Light" w:eastAsia="Calibri Light" w:hAnsi="Calibri Light" w:cs="Calibri Light"/>
          <w:lang w:val="en-US"/>
        </w:rPr>
        <w:t>agricultur</w:t>
      </w:r>
      <w:r w:rsidR="3117A1CF" w:rsidRPr="18E706F6">
        <w:rPr>
          <w:rFonts w:ascii="Calibri Light" w:eastAsia="Calibri Light" w:hAnsi="Calibri Light" w:cs="Calibri Light"/>
          <w:lang w:val="en-US"/>
        </w:rPr>
        <w:t>al labor market</w:t>
      </w:r>
      <w:r w:rsidRPr="18E706F6">
        <w:rPr>
          <w:rFonts w:ascii="Calibri Light" w:eastAsia="Calibri Light" w:hAnsi="Calibri Light" w:cs="Calibri Light"/>
          <w:lang w:val="en-US"/>
        </w:rPr>
        <w:t xml:space="preserve">, </w:t>
      </w:r>
      <w:commentRangeStart w:id="1359"/>
      <w:del w:id="1360" w:author="Von Fintel, Dieter [dieter2@sun.ac.za]" w:date="2024-03-01T15:02:00Z">
        <w:r w:rsidRPr="18E706F6" w:rsidDel="0E448144">
          <w:rPr>
            <w:rFonts w:ascii="Calibri Light" w:eastAsia="Calibri Light" w:hAnsi="Calibri Light" w:cs="Calibri Light"/>
            <w:lang w:val="en-US"/>
          </w:rPr>
          <w:delText>a perfectly competitive</w:delText>
        </w:r>
      </w:del>
      <w:ins w:id="1361" w:author="Von Fintel, Dieter [dieter2@sun.ac.za]" w:date="2024-03-01T15:02:00Z">
        <w:r w:rsidR="00A955A9" w:rsidRPr="18E706F6">
          <w:rPr>
            <w:rFonts w:ascii="Calibri Light" w:eastAsia="Calibri Light" w:hAnsi="Calibri Light" w:cs="Calibri Light"/>
            <w:lang w:val="en-US"/>
          </w:rPr>
          <w:t>competition in the</w:t>
        </w:r>
      </w:ins>
      <w:r w:rsidRPr="18E706F6">
        <w:rPr>
          <w:rFonts w:ascii="Calibri Light" w:eastAsia="Calibri Light" w:hAnsi="Calibri Light" w:cs="Calibri Light"/>
          <w:lang w:val="en-US"/>
        </w:rPr>
        <w:t xml:space="preserve"> product market </w:t>
      </w:r>
      <w:del w:id="1362" w:author="Von Fintel, Dieter [dieter2@sun.ac.za]" w:date="2024-03-01T15:03:00Z">
        <w:r w:rsidRPr="18E706F6" w:rsidDel="0E448144">
          <w:rPr>
            <w:rFonts w:ascii="Calibri Light" w:eastAsia="Calibri Light" w:hAnsi="Calibri Light" w:cs="Calibri Light"/>
            <w:lang w:val="en-US"/>
          </w:rPr>
          <w:delText xml:space="preserve">will </w:delText>
        </w:r>
      </w:del>
      <w:r w:rsidRPr="18E706F6">
        <w:rPr>
          <w:rFonts w:ascii="Calibri Light" w:eastAsia="Calibri Light" w:hAnsi="Calibri Light" w:cs="Calibri Light"/>
          <w:lang w:val="en-US"/>
        </w:rPr>
        <w:t>steer</w:t>
      </w:r>
      <w:ins w:id="1363" w:author="Von Fintel, Dieter [dieter2@sun.ac.za]" w:date="2024-03-01T15:03:00Z">
        <w:r w:rsidR="00A955A9" w:rsidRPr="18E706F6">
          <w:rPr>
            <w:rFonts w:ascii="Calibri Light" w:eastAsia="Calibri Light" w:hAnsi="Calibri Light" w:cs="Calibri Light"/>
            <w:lang w:val="en-US"/>
          </w:rPr>
          <w:t>s</w:t>
        </w:r>
      </w:ins>
      <w:r w:rsidRPr="18E706F6">
        <w:rPr>
          <w:rFonts w:ascii="Calibri Light" w:eastAsia="Calibri Light" w:hAnsi="Calibri Light" w:cs="Calibri Light"/>
          <w:lang w:val="en-US"/>
        </w:rPr>
        <w:t xml:space="preserve"> the labor market </w:t>
      </w:r>
      <w:del w:id="1364" w:author="Von Fintel, Dieter [dieter2@sun.ac.za]" w:date="2024-03-01T15:03:00Z">
        <w:r w:rsidRPr="18E706F6" w:rsidDel="0E448144">
          <w:rPr>
            <w:rFonts w:ascii="Calibri Light" w:eastAsia="Calibri Light" w:hAnsi="Calibri Light" w:cs="Calibri Light"/>
            <w:lang w:val="en-US"/>
          </w:rPr>
          <w:delText>back to standa</w:delText>
        </w:r>
      </w:del>
      <w:commentRangeEnd w:id="1359"/>
      <w:r>
        <w:rPr>
          <w:rStyle w:val="ae"/>
        </w:rPr>
        <w:commentReference w:id="1359"/>
      </w:r>
      <w:del w:id="1365" w:author="Von Fintel, Dieter [dieter2@sun.ac.za]" w:date="2024-03-01T15:03:00Z">
        <w:r w:rsidRPr="18E706F6" w:rsidDel="0E448144">
          <w:rPr>
            <w:rFonts w:ascii="Calibri Light" w:eastAsia="Calibri Light" w:hAnsi="Calibri Light" w:cs="Calibri Light"/>
            <w:lang w:val="en-US"/>
          </w:rPr>
          <w:delText>rd perfect competition in due course</w:delText>
        </w:r>
      </w:del>
      <w:ins w:id="1366" w:author="Von Fintel, Dieter [dieter2@sun.ac.za]" w:date="2024-03-01T15:03:00Z">
        <w:r w:rsidR="001C3DBC" w:rsidRPr="18E706F6">
          <w:rPr>
            <w:rFonts w:ascii="Calibri Light" w:eastAsia="Calibri Light" w:hAnsi="Calibri Light" w:cs="Calibri Light"/>
            <w:lang w:val="en-US"/>
          </w:rPr>
          <w:t>closer to competitive features</w:t>
        </w:r>
      </w:ins>
      <w:r w:rsidRPr="18E706F6">
        <w:rPr>
          <w:rFonts w:ascii="Calibri Light" w:eastAsia="Calibri Light" w:hAnsi="Calibri Light" w:cs="Calibri Light"/>
          <w:lang w:val="en-US"/>
        </w:rPr>
        <w:t>.</w:t>
      </w:r>
    </w:p>
    <w:p w14:paraId="7585C6D5" w14:textId="434777DC" w:rsidR="3384CABA" w:rsidRDefault="3384CABA" w:rsidP="18E706F6">
      <w:pPr>
        <w:ind w:left="-20" w:right="-20"/>
        <w:jc w:val="both"/>
        <w:rPr>
          <w:rFonts w:asciiTheme="majorHAnsi" w:eastAsiaTheme="majorEastAsia" w:hAnsiTheme="majorHAnsi" w:cstheme="majorBidi"/>
          <w:lang w:val="en-US"/>
        </w:rPr>
      </w:pPr>
      <w:r w:rsidRPr="18E706F6">
        <w:rPr>
          <w:rFonts w:asciiTheme="majorHAnsi" w:eastAsiaTheme="majorEastAsia" w:hAnsiTheme="majorHAnsi" w:cstheme="majorBidi"/>
          <w:lang w:val="en-US"/>
        </w:rPr>
        <w:t xml:space="preserve">Our study emphasizes the important role of policymakers in recognizing the impact of a minimum wage increase in the agricultural sector. </w:t>
      </w:r>
      <w:commentRangeStart w:id="1367"/>
      <w:r w:rsidRPr="18E706F6">
        <w:rPr>
          <w:rFonts w:asciiTheme="majorHAnsi" w:eastAsiaTheme="majorEastAsia" w:hAnsiTheme="majorHAnsi" w:cstheme="majorBidi"/>
          <w:lang w:val="en-US"/>
        </w:rPr>
        <w:t>While monopsonistic tendencies on farms may initially cause delays in wage hikes for employees below the minimum wage, long-term effects reveal an eventual increase in average wages for low-wage workers, coupled with a decline in employment due to farm closures.</w:t>
      </w:r>
      <w:commentRangeEnd w:id="1367"/>
      <w:r>
        <w:rPr>
          <w:rStyle w:val="ae"/>
        </w:rPr>
        <w:commentReference w:id="1367"/>
      </w:r>
      <w:r w:rsidRPr="18E706F6">
        <w:rPr>
          <w:rFonts w:asciiTheme="majorHAnsi" w:eastAsiaTheme="majorEastAsia" w:hAnsiTheme="majorHAnsi" w:cstheme="majorBidi"/>
          <w:lang w:val="en-US"/>
        </w:rPr>
        <w:t xml:space="preserve"> Addressing and monitoring these monopsonistic behaviors is crucial for ensuring fair wages. Non-compliance with new minimum wage standards calls for enhanced enforcement mechanisms to safeguard workers' rights.</w:t>
      </w:r>
    </w:p>
    <w:p w14:paraId="79195FFF" w14:textId="18F4744A" w:rsidR="3384CABA" w:rsidDel="001C3DBC" w:rsidRDefault="3384CABA" w:rsidP="0A309ADA">
      <w:pPr>
        <w:ind w:left="-20" w:right="-20"/>
        <w:jc w:val="both"/>
        <w:rPr>
          <w:del w:id="1368" w:author="Von Fintel, Dieter [dieter2@sun.ac.za]" w:date="2024-03-01T15:04:00Z"/>
          <w:rFonts w:asciiTheme="majorHAnsi" w:eastAsiaTheme="majorEastAsia" w:hAnsiTheme="majorHAnsi" w:cstheme="majorBidi"/>
          <w:lang w:val="en-US"/>
        </w:rPr>
      </w:pPr>
      <w:del w:id="1369" w:author="Von Fintel, Dieter [dieter2@sun.ac.za]" w:date="2024-03-01T15:04:00Z">
        <w:r w:rsidRPr="0A309ADA" w:rsidDel="001C3DBC">
          <w:rPr>
            <w:rFonts w:asciiTheme="majorHAnsi" w:eastAsiaTheme="majorEastAsia" w:hAnsiTheme="majorHAnsi" w:cstheme="majorBidi"/>
            <w:lang w:val="en-US"/>
          </w:rPr>
          <w:delText>The correlation between the minimum wage hike and unemployment, attributed to farm closures, highlights the necessity for policymakers to implement support programs. These initiatives should assist transitioning farms and displaced workers through job placement aid, training programs, and financial support.</w:delText>
        </w:r>
      </w:del>
    </w:p>
    <w:p w14:paraId="785A2A10" w14:textId="10AB13CC" w:rsidR="3384CABA" w:rsidRDefault="3384CABA" w:rsidP="7E6EA251">
      <w:pPr>
        <w:ind w:left="-20" w:right="-20"/>
        <w:jc w:val="both"/>
        <w:rPr>
          <w:rFonts w:asciiTheme="majorHAnsi" w:eastAsiaTheme="majorEastAsia" w:hAnsiTheme="majorHAnsi" w:cstheme="majorBidi"/>
          <w:lang w:val="en-US"/>
        </w:rPr>
      </w:pPr>
      <w:r w:rsidRPr="7E6EA251">
        <w:rPr>
          <w:rFonts w:asciiTheme="majorHAnsi" w:eastAsiaTheme="majorEastAsia" w:hAnsiTheme="majorHAnsi" w:cstheme="majorBidi"/>
          <w:lang w:val="en-US"/>
        </w:rPr>
        <w:t xml:space="preserve">Lastly, our study addresses the influence of product market competition on labor dynamics. Policymakers should </w:t>
      </w:r>
      <w:del w:id="1370" w:author="Von Fintel, Dieter [dieter2@sun.ac.za]" w:date="2024-03-01T15:04:00Z">
        <w:r w:rsidRPr="7E6EA251" w:rsidDel="3384CABA">
          <w:rPr>
            <w:rFonts w:asciiTheme="majorHAnsi" w:eastAsiaTheme="majorEastAsia" w:hAnsiTheme="majorHAnsi" w:cstheme="majorBidi"/>
            <w:lang w:val="en-US"/>
          </w:rPr>
          <w:delText>aim to promoting a</w:delText>
        </w:r>
      </w:del>
      <w:ins w:id="1371" w:author="Von Fintel, Dieter [dieter2@sun.ac.za]" w:date="2024-03-01T15:04:00Z">
        <w:r w:rsidR="001C3DBC" w:rsidRPr="7E6EA251">
          <w:rPr>
            <w:rFonts w:asciiTheme="majorHAnsi" w:eastAsiaTheme="majorEastAsia" w:hAnsiTheme="majorHAnsi" w:cstheme="majorBidi"/>
            <w:lang w:val="en-US"/>
          </w:rPr>
          <w:t>support measures tow</w:t>
        </w:r>
      </w:ins>
      <w:ins w:id="1372" w:author="Von Fintel, Dieter [dieter2@sun.ac.za]" w:date="2024-03-01T15:05:00Z">
        <w:r w:rsidR="001C3DBC" w:rsidRPr="7E6EA251">
          <w:rPr>
            <w:rFonts w:asciiTheme="majorHAnsi" w:eastAsiaTheme="majorEastAsia" w:hAnsiTheme="majorHAnsi" w:cstheme="majorBidi"/>
            <w:lang w:val="en-US"/>
          </w:rPr>
          <w:t>ards a</w:t>
        </w:r>
      </w:ins>
      <w:r w:rsidRPr="7E6EA251">
        <w:rPr>
          <w:rFonts w:asciiTheme="majorHAnsi" w:eastAsiaTheme="majorEastAsia" w:hAnsiTheme="majorHAnsi" w:cstheme="majorBidi"/>
          <w:lang w:val="en-US"/>
        </w:rPr>
        <w:t xml:space="preserve"> competitive product market to counteract monopsonistic behavior on farms and foster equitable wages in the labor market.</w:t>
      </w:r>
    </w:p>
    <w:p w14:paraId="673C5E0E" w14:textId="1FD2AC46" w:rsidR="0A309ADA" w:rsidRDefault="0A309ADA" w:rsidP="7E6EA251">
      <w:pPr>
        <w:ind w:left="-20" w:right="-20"/>
        <w:jc w:val="both"/>
        <w:rPr>
          <w:rFonts w:asciiTheme="majorHAnsi" w:eastAsiaTheme="majorEastAsia" w:hAnsiTheme="majorHAnsi" w:cstheme="majorBidi"/>
          <w:lang w:val="en-US"/>
        </w:rPr>
      </w:pPr>
    </w:p>
    <w:p w14:paraId="1C220388" w14:textId="0672BDD1" w:rsidR="0A309ADA" w:rsidRDefault="74939F2D" w:rsidP="7E6EA251">
      <w:pPr>
        <w:pStyle w:val="a4"/>
        <w:numPr>
          <w:ilvl w:val="0"/>
          <w:numId w:val="40"/>
        </w:numPr>
        <w:ind w:right="-20"/>
        <w:jc w:val="both"/>
        <w:rPr>
          <w:rFonts w:asciiTheme="majorHAnsi" w:eastAsiaTheme="majorEastAsia" w:hAnsiTheme="majorHAnsi" w:cstheme="majorBidi"/>
          <w:b/>
          <w:bCs/>
          <w:lang w:val="en-US"/>
        </w:rPr>
      </w:pPr>
      <w:r w:rsidRPr="7E6EA251">
        <w:rPr>
          <w:rFonts w:asciiTheme="majorHAnsi" w:eastAsiaTheme="majorEastAsia" w:hAnsiTheme="majorHAnsi" w:cstheme="majorBidi"/>
          <w:b/>
          <w:bCs/>
          <w:lang w:val="en-US"/>
        </w:rPr>
        <w:t xml:space="preserve">Conclusion </w:t>
      </w:r>
    </w:p>
    <w:p w14:paraId="17F80722" w14:textId="3853C20F" w:rsidR="0A309ADA" w:rsidRDefault="6F8DF21A" w:rsidP="7E6EA251">
      <w:pPr>
        <w:ind w:left="-20" w:right="-20"/>
        <w:jc w:val="both"/>
        <w:rPr>
          <w:rFonts w:ascii="Calibri Light" w:eastAsia="Calibri Light" w:hAnsi="Calibri Light" w:cs="Calibri Light"/>
          <w:lang w:val="en-US"/>
        </w:rPr>
      </w:pPr>
      <w:r w:rsidRPr="18E706F6">
        <w:rPr>
          <w:rFonts w:ascii="Calibri Light" w:eastAsia="Calibri Light" w:hAnsi="Calibri Light" w:cs="Calibri Light"/>
          <w:lang w:val="en-US"/>
        </w:rPr>
        <w:t>In this study, we employ a</w:t>
      </w:r>
      <w:ins w:id="1373" w:author="seiroi@gmail.com" w:date="2024-03-15T03:42:00Z">
        <w:r w:rsidR="7EFD24DA" w:rsidRPr="18E706F6">
          <w:rPr>
            <w:rFonts w:ascii="Calibri Light" w:eastAsia="Calibri Light" w:hAnsi="Calibri Light" w:cs="Calibri Light"/>
            <w:lang w:val="en-US"/>
          </w:rPr>
          <w:t xml:space="preserve">n </w:t>
        </w:r>
      </w:ins>
      <w:del w:id="1374" w:author="seiroi@gmail.com" w:date="2024-03-15T03:42:00Z">
        <w:r w:rsidRPr="18E706F6" w:rsidDel="6F8DF21A">
          <w:rPr>
            <w:rFonts w:ascii="Calibri Light" w:eastAsia="Calibri Light" w:hAnsi="Calibri Light" w:cs="Calibri Light"/>
            <w:lang w:val="en-US"/>
          </w:rPr>
          <w:delText xml:space="preserve"> difference-in-differences methodology</w:delText>
        </w:r>
      </w:del>
      <w:ins w:id="1375" w:author="seiroi@gmail.com" w:date="2024-03-15T03:42:00Z">
        <w:r w:rsidR="3974A781" w:rsidRPr="18E706F6">
          <w:rPr>
            <w:rFonts w:ascii="Calibri Light" w:eastAsia="Calibri Light" w:hAnsi="Calibri Light" w:cs="Calibri Light"/>
            <w:lang w:val="en-US"/>
          </w:rPr>
          <w:t>event study design</w:t>
        </w:r>
      </w:ins>
      <w:r w:rsidRPr="18E706F6">
        <w:rPr>
          <w:rFonts w:ascii="Calibri Light" w:eastAsia="Calibri Light" w:hAnsi="Calibri Light" w:cs="Calibri Light"/>
          <w:lang w:val="en-US"/>
        </w:rPr>
        <w:t xml:space="preserve"> using South African tax data to investigate the demand-side effects of a substantial minimum wage hike. Focusing specifically on the effects on employment, wages, capital, revenue, and profits within the agricultural sector, our analysis aligns with the predictions of </w:t>
      </w:r>
      <w:del w:id="1376" w:author="seiroi@gmail.com" w:date="2024-03-15T03:44:00Z">
        <w:r w:rsidRPr="18E706F6" w:rsidDel="6F8DF21A">
          <w:rPr>
            <w:rFonts w:ascii="Calibri Light" w:eastAsia="Calibri Light" w:hAnsi="Calibri Light" w:cs="Calibri Light"/>
            <w:lang w:val="en-US"/>
          </w:rPr>
          <w:delText>mon</w:delText>
        </w:r>
      </w:del>
      <w:proofErr w:type="spellStart"/>
      <w:ins w:id="1377" w:author="seiroi@gmail.com" w:date="2024-03-15T03:44:00Z">
        <w:r w:rsidR="4641D449" w:rsidRPr="18E706F6">
          <w:rPr>
            <w:rFonts w:ascii="Calibri Light" w:eastAsia="Calibri Light" w:hAnsi="Calibri Light" w:cs="Calibri Light"/>
            <w:lang w:val="en-US"/>
          </w:rPr>
          <w:t>olig</w:t>
        </w:r>
      </w:ins>
      <w:r w:rsidRPr="18E706F6">
        <w:rPr>
          <w:rFonts w:ascii="Calibri Light" w:eastAsia="Calibri Light" w:hAnsi="Calibri Light" w:cs="Calibri Light"/>
          <w:lang w:val="en-US"/>
        </w:rPr>
        <w:t>opsonistic</w:t>
      </w:r>
      <w:proofErr w:type="spellEnd"/>
      <w:r w:rsidRPr="18E706F6">
        <w:rPr>
          <w:rFonts w:ascii="Calibri Light" w:eastAsia="Calibri Light" w:hAnsi="Calibri Light" w:cs="Calibri Light"/>
          <w:lang w:val="en-US"/>
        </w:rPr>
        <w:t xml:space="preserve"> </w:t>
      </w:r>
      <w:r w:rsidR="3D32078F" w:rsidRPr="18E706F6">
        <w:rPr>
          <w:rFonts w:ascii="Calibri Light" w:eastAsia="Calibri Light" w:hAnsi="Calibri Light" w:cs="Calibri Light"/>
          <w:lang w:val="en-US"/>
        </w:rPr>
        <w:t>and competitive theories</w:t>
      </w:r>
      <w:r w:rsidRPr="18E706F6">
        <w:rPr>
          <w:rFonts w:ascii="Calibri Light" w:eastAsia="Calibri Light" w:hAnsi="Calibri Light" w:cs="Calibri Light"/>
          <w:lang w:val="en-US"/>
        </w:rPr>
        <w:t xml:space="preserve"> following such policy changes. Initial findings indicate that farms did not immediately raise wages for low-wage workers; instead, they decreased wages for higher-wage and non-seasonal workers while increasing employment among low-wage workers. However, our long-term analysis reveals a subsequent </w:t>
      </w:r>
      <w:r w:rsidR="743C8DC8" w:rsidRPr="18E706F6">
        <w:rPr>
          <w:rFonts w:ascii="Calibri Light" w:eastAsia="Calibri Light" w:hAnsi="Calibri Light" w:cs="Calibri Light"/>
          <w:lang w:val="en-US"/>
        </w:rPr>
        <w:t>increase</w:t>
      </w:r>
      <w:r w:rsidRPr="18E706F6">
        <w:rPr>
          <w:rFonts w:ascii="Calibri Light" w:eastAsia="Calibri Light" w:hAnsi="Calibri Light" w:cs="Calibri Light"/>
          <w:lang w:val="en-US"/>
        </w:rPr>
        <w:t xml:space="preserve"> a reduction in employment, primarily driven by farm </w:t>
      </w:r>
      <w:r w:rsidR="51969A50" w:rsidRPr="18E706F6">
        <w:rPr>
          <w:rFonts w:ascii="Calibri Light" w:eastAsia="Calibri Light" w:hAnsi="Calibri Light" w:cs="Calibri Light"/>
          <w:lang w:val="en-US"/>
        </w:rPr>
        <w:t>exits, and</w:t>
      </w:r>
      <w:r w:rsidRPr="18E706F6">
        <w:rPr>
          <w:rFonts w:ascii="Calibri Light" w:eastAsia="Calibri Light" w:hAnsi="Calibri Light" w:cs="Calibri Light"/>
          <w:lang w:val="en-US"/>
        </w:rPr>
        <w:t xml:space="preserve"> increased capital accumulation, consistent with </w:t>
      </w:r>
      <w:ins w:id="1378" w:author="seiroi@gmail.com" w:date="2024-03-15T03:43:00Z">
        <w:r w:rsidR="18C71A1A" w:rsidRPr="18E706F6">
          <w:rPr>
            <w:rFonts w:ascii="Calibri Light" w:eastAsia="Calibri Light" w:hAnsi="Calibri Light" w:cs="Calibri Light"/>
            <w:lang w:val="en-US"/>
          </w:rPr>
          <w:t xml:space="preserve">both </w:t>
        </w:r>
        <w:proofErr w:type="spellStart"/>
        <w:r w:rsidR="18C71A1A" w:rsidRPr="18E706F6">
          <w:rPr>
            <w:rFonts w:ascii="Calibri Light" w:eastAsia="Calibri Light" w:hAnsi="Calibri Light" w:cs="Calibri Light"/>
            <w:lang w:val="en-US"/>
          </w:rPr>
          <w:t>oligopsonistic</w:t>
        </w:r>
        <w:proofErr w:type="spellEnd"/>
        <w:r w:rsidR="18C71A1A" w:rsidRPr="18E706F6">
          <w:rPr>
            <w:rFonts w:ascii="Calibri Light" w:eastAsia="Calibri Light" w:hAnsi="Calibri Light" w:cs="Calibri Light"/>
            <w:lang w:val="en-US"/>
          </w:rPr>
          <w:t xml:space="preserve"> </w:t>
        </w:r>
      </w:ins>
      <w:ins w:id="1379" w:author="seiroi@gmail.com" w:date="2024-03-15T03:44:00Z">
        <w:r w:rsidR="10AB2576" w:rsidRPr="18E706F6">
          <w:rPr>
            <w:rFonts w:ascii="Calibri Light" w:eastAsia="Calibri Light" w:hAnsi="Calibri Light" w:cs="Calibri Light"/>
            <w:lang w:val="en-US"/>
          </w:rPr>
          <w:t xml:space="preserve">and </w:t>
        </w:r>
      </w:ins>
      <w:r w:rsidRPr="18E706F6">
        <w:rPr>
          <w:rFonts w:ascii="Calibri Light" w:eastAsia="Calibri Light" w:hAnsi="Calibri Light" w:cs="Calibri Light"/>
          <w:lang w:val="en-US"/>
        </w:rPr>
        <w:t>competitive market dynamics.</w:t>
      </w:r>
      <w:r w:rsidR="2173E39E" w:rsidRPr="18E706F6">
        <w:rPr>
          <w:rFonts w:ascii="Calibri Light" w:eastAsia="Calibri Light" w:hAnsi="Calibri Light" w:cs="Calibri Light"/>
          <w:lang w:val="en-US"/>
        </w:rPr>
        <w:t xml:space="preserve"> </w:t>
      </w:r>
      <w:r w:rsidR="724427B7" w:rsidRPr="18E706F6">
        <w:rPr>
          <w:rFonts w:ascii="Calibri Light" w:eastAsia="Calibri Light" w:hAnsi="Calibri Light" w:cs="Calibri Light"/>
          <w:lang w:val="en-US"/>
        </w:rPr>
        <w:t>The results show that</w:t>
      </w:r>
      <w:r w:rsidRPr="18E706F6">
        <w:rPr>
          <w:rFonts w:ascii="Calibri Light" w:eastAsia="Calibri Light" w:hAnsi="Calibri Light" w:cs="Calibri Light"/>
          <w:lang w:val="en-US"/>
        </w:rPr>
        <w:t xml:space="preserve"> the minimum wage increase had </w:t>
      </w:r>
      <w:r w:rsidR="26305568" w:rsidRPr="18E706F6">
        <w:rPr>
          <w:rFonts w:ascii="Calibri Light" w:eastAsia="Calibri Light" w:hAnsi="Calibri Light" w:cs="Calibri Light"/>
          <w:lang w:val="en-US"/>
        </w:rPr>
        <w:t>no significant</w:t>
      </w:r>
      <w:r w:rsidRPr="18E706F6">
        <w:rPr>
          <w:rFonts w:ascii="Calibri Light" w:eastAsia="Calibri Light" w:hAnsi="Calibri Light" w:cs="Calibri Light"/>
          <w:lang w:val="en-US"/>
        </w:rPr>
        <w:t xml:space="preserve"> effect on revenue and profits, as expected within the framework of a perfectly competitive agricultural product market where firms act as price takers. </w:t>
      </w:r>
      <w:commentRangeStart w:id="1380"/>
      <w:r w:rsidRPr="18E706F6">
        <w:rPr>
          <w:rFonts w:ascii="Calibri Light" w:eastAsia="Calibri Light" w:hAnsi="Calibri Light" w:cs="Calibri Light"/>
          <w:lang w:val="en-US"/>
        </w:rPr>
        <w:t xml:space="preserve">Our </w:t>
      </w:r>
      <w:r w:rsidR="20FB4108" w:rsidRPr="18E706F6">
        <w:rPr>
          <w:rFonts w:ascii="Calibri Light" w:eastAsia="Calibri Light" w:hAnsi="Calibri Light" w:cs="Calibri Light"/>
          <w:lang w:val="en-US"/>
        </w:rPr>
        <w:t>findings</w:t>
      </w:r>
      <w:r w:rsidRPr="18E706F6">
        <w:rPr>
          <w:rFonts w:ascii="Calibri Light" w:eastAsia="Calibri Light" w:hAnsi="Calibri Light" w:cs="Calibri Light"/>
          <w:lang w:val="en-US"/>
        </w:rPr>
        <w:t xml:space="preserve"> suggest the existence of monopsonistic tendencies in South Africa's agricultural </w:t>
      </w:r>
      <w:proofErr w:type="spellStart"/>
      <w:r w:rsidRPr="18E706F6">
        <w:rPr>
          <w:rFonts w:ascii="Calibri Light" w:eastAsia="Calibri Light" w:hAnsi="Calibri Light" w:cs="Calibri Light"/>
          <w:lang w:val="en-US"/>
        </w:rPr>
        <w:t>labo</w:t>
      </w:r>
      <w:r w:rsidR="38C3D73C" w:rsidRPr="18E706F6">
        <w:rPr>
          <w:rFonts w:ascii="Calibri Light" w:eastAsia="Calibri Light" w:hAnsi="Calibri Light" w:cs="Calibri Light"/>
          <w:lang w:val="en-US"/>
        </w:rPr>
        <w:t>u</w:t>
      </w:r>
      <w:r w:rsidRPr="18E706F6">
        <w:rPr>
          <w:rFonts w:ascii="Calibri Light" w:eastAsia="Calibri Light" w:hAnsi="Calibri Light" w:cs="Calibri Light"/>
          <w:lang w:val="en-US"/>
        </w:rPr>
        <w:t>r</w:t>
      </w:r>
      <w:proofErr w:type="spellEnd"/>
      <w:r w:rsidRPr="18E706F6">
        <w:rPr>
          <w:rFonts w:ascii="Calibri Light" w:eastAsia="Calibri Light" w:hAnsi="Calibri Light" w:cs="Calibri Light"/>
          <w:lang w:val="en-US"/>
        </w:rPr>
        <w:t xml:space="preserve"> market, ultimately yielding to</w:t>
      </w:r>
      <w:r w:rsidR="0C6AE60D" w:rsidRPr="18E706F6">
        <w:rPr>
          <w:rFonts w:ascii="Calibri Light" w:eastAsia="Calibri Light" w:hAnsi="Calibri Light" w:cs="Calibri Light"/>
          <w:lang w:val="en-US"/>
        </w:rPr>
        <w:t xml:space="preserve"> the </w:t>
      </w:r>
      <w:r w:rsidR="296AD461" w:rsidRPr="18E706F6">
        <w:rPr>
          <w:rFonts w:ascii="Calibri Light" w:eastAsia="Calibri Light" w:hAnsi="Calibri Light" w:cs="Calibri Light"/>
          <w:lang w:val="en-US"/>
        </w:rPr>
        <w:t>neoclassical</w:t>
      </w:r>
      <w:r w:rsidR="0C6AE60D" w:rsidRPr="18E706F6">
        <w:rPr>
          <w:rFonts w:ascii="Calibri Light" w:eastAsia="Calibri Light" w:hAnsi="Calibri Light" w:cs="Calibri Light"/>
          <w:lang w:val="en-US"/>
        </w:rPr>
        <w:t xml:space="preserve"> neo-</w:t>
      </w:r>
      <w:r w:rsidR="4AE01F0E" w:rsidRPr="18E706F6">
        <w:rPr>
          <w:rFonts w:ascii="Calibri Light" w:eastAsia="Calibri Light" w:hAnsi="Calibri Light" w:cs="Calibri Light"/>
          <w:lang w:val="en-US"/>
        </w:rPr>
        <w:t>classical</w:t>
      </w:r>
      <w:r w:rsidR="0C6AE60D" w:rsidRPr="18E706F6">
        <w:rPr>
          <w:rFonts w:ascii="Calibri Light" w:eastAsia="Calibri Light" w:hAnsi="Calibri Light" w:cs="Calibri Light"/>
          <w:lang w:val="en-US"/>
        </w:rPr>
        <w:t xml:space="preserve"> predictions </w:t>
      </w:r>
      <w:r w:rsidRPr="18E706F6">
        <w:rPr>
          <w:rFonts w:ascii="Calibri Light" w:eastAsia="Calibri Light" w:hAnsi="Calibri Light" w:cs="Calibri Light"/>
          <w:lang w:val="en-US"/>
        </w:rPr>
        <w:t>due to the nature of the product market.</w:t>
      </w:r>
      <w:commentRangeEnd w:id="1380"/>
      <w:r>
        <w:rPr>
          <w:rStyle w:val="ae"/>
        </w:rPr>
        <w:commentReference w:id="1380"/>
      </w:r>
      <w:r w:rsidRPr="18E706F6">
        <w:rPr>
          <w:rFonts w:ascii="Calibri Light" w:eastAsia="Calibri Light" w:hAnsi="Calibri Light" w:cs="Calibri Light"/>
          <w:lang w:val="en-US"/>
        </w:rPr>
        <w:t xml:space="preserve"> In light of these findings, we </w:t>
      </w:r>
      <w:r w:rsidR="7130F43D" w:rsidRPr="18E706F6">
        <w:rPr>
          <w:rFonts w:ascii="Calibri Light" w:eastAsia="Calibri Light" w:hAnsi="Calibri Light" w:cs="Calibri Light"/>
          <w:lang w:val="en-US"/>
        </w:rPr>
        <w:t xml:space="preserve">recommend </w:t>
      </w:r>
      <w:r w:rsidR="07738FE3" w:rsidRPr="18E706F6">
        <w:rPr>
          <w:rFonts w:ascii="Calibri Light" w:eastAsia="Calibri Light" w:hAnsi="Calibri Light" w:cs="Calibri Light"/>
          <w:lang w:val="en-US"/>
        </w:rPr>
        <w:t xml:space="preserve">that </w:t>
      </w:r>
      <w:r w:rsidRPr="18E706F6">
        <w:rPr>
          <w:rFonts w:ascii="Calibri Light" w:eastAsia="Calibri Light" w:hAnsi="Calibri Light" w:cs="Calibri Light"/>
          <w:lang w:val="en-US"/>
        </w:rPr>
        <w:t xml:space="preserve">policymakers </w:t>
      </w:r>
      <w:r w:rsidR="65F48FF9" w:rsidRPr="18E706F6">
        <w:rPr>
          <w:rFonts w:ascii="Calibri Light" w:eastAsia="Calibri Light" w:hAnsi="Calibri Light" w:cs="Calibri Light"/>
          <w:lang w:val="en-US"/>
        </w:rPr>
        <w:t>consider</w:t>
      </w:r>
      <w:r w:rsidRPr="18E706F6">
        <w:rPr>
          <w:rFonts w:ascii="Calibri Light" w:eastAsia="Calibri Light" w:hAnsi="Calibri Light" w:cs="Calibri Light"/>
          <w:lang w:val="en-US"/>
        </w:rPr>
        <w:t xml:space="preserve"> both short-term and long-term effects when implementing minimum wage increases. This entails </w:t>
      </w:r>
      <w:r w:rsidR="7AB7F3F4" w:rsidRPr="18E706F6">
        <w:rPr>
          <w:rFonts w:ascii="Calibri Light" w:eastAsia="Calibri Light" w:hAnsi="Calibri Light" w:cs="Calibri Light"/>
          <w:lang w:val="en-US"/>
        </w:rPr>
        <w:t>enhancing</w:t>
      </w:r>
      <w:r w:rsidRPr="18E706F6">
        <w:rPr>
          <w:rFonts w:ascii="Calibri Light" w:eastAsia="Calibri Light" w:hAnsi="Calibri Light" w:cs="Calibri Light"/>
          <w:lang w:val="en-US"/>
        </w:rPr>
        <w:t xml:space="preserve"> monitoring and evaluation mechanisms to ensure compliance with mandated wages, providing training programs to facilitate the transition of displaced workers to other sectors, and </w:t>
      </w:r>
      <w:r w:rsidR="3F43D25C" w:rsidRPr="18E706F6">
        <w:rPr>
          <w:rFonts w:ascii="Calibri Light" w:eastAsia="Calibri Light" w:hAnsi="Calibri Light" w:cs="Calibri Light"/>
          <w:lang w:val="en-US"/>
        </w:rPr>
        <w:t>promoting</w:t>
      </w:r>
      <w:r w:rsidRPr="18E706F6">
        <w:rPr>
          <w:rFonts w:ascii="Calibri Light" w:eastAsia="Calibri Light" w:hAnsi="Calibri Light" w:cs="Calibri Light"/>
          <w:lang w:val="en-US"/>
        </w:rPr>
        <w:t xml:space="preserve"> a competitive product market environment to mitigate the potential monopsonistic behavior among farms.</w:t>
      </w:r>
    </w:p>
    <w:p w14:paraId="33CB8934" w14:textId="1906F489" w:rsidR="40939A00" w:rsidDel="001933B7" w:rsidRDefault="40939A00" w:rsidP="7E6EA251">
      <w:pPr>
        <w:jc w:val="both"/>
        <w:rPr>
          <w:del w:id="1381" w:author="成朗" w:date="2024-03-18T20:37:00Z"/>
          <w:rFonts w:asciiTheme="majorHAnsi" w:hAnsiTheme="majorHAnsi" w:cstheme="majorBidi"/>
          <w:lang w:val="en-US"/>
        </w:rPr>
      </w:pPr>
    </w:p>
    <w:p w14:paraId="101C46E3" w14:textId="13B78D87" w:rsidR="001933B7" w:rsidRDefault="001933B7">
      <w:pPr>
        <w:rPr>
          <w:ins w:id="1382" w:author="成朗" w:date="2024-03-18T20:37:00Z"/>
          <w:rFonts w:asciiTheme="majorHAnsi" w:hAnsiTheme="majorHAnsi" w:cstheme="majorBidi"/>
          <w:lang w:val="en-US"/>
        </w:rPr>
      </w:pPr>
      <w:ins w:id="1383" w:author="成朗" w:date="2024-03-18T20:37:00Z">
        <w:r>
          <w:rPr>
            <w:rFonts w:asciiTheme="majorHAnsi" w:hAnsiTheme="majorHAnsi" w:cstheme="majorBidi"/>
            <w:lang w:val="en-US"/>
          </w:rPr>
          <w:br w:type="page"/>
        </w:r>
      </w:ins>
    </w:p>
    <w:p w14:paraId="269045E3" w14:textId="78DDD097" w:rsidR="40939A00" w:rsidDel="001933B7" w:rsidRDefault="40939A00" w:rsidP="40939A00">
      <w:pPr>
        <w:rPr>
          <w:del w:id="1384" w:author="成朗" w:date="2024-03-18T20:37:00Z"/>
          <w:rFonts w:asciiTheme="majorHAnsi" w:hAnsiTheme="majorHAnsi" w:cstheme="majorBidi"/>
          <w:lang w:val="en-US"/>
        </w:rPr>
      </w:pPr>
    </w:p>
    <w:p w14:paraId="7A7D994C" w14:textId="157C0CD3" w:rsidR="40939A00" w:rsidDel="001933B7" w:rsidRDefault="40939A00" w:rsidP="40939A00">
      <w:pPr>
        <w:rPr>
          <w:del w:id="1385" w:author="成朗" w:date="2024-03-18T20:37:00Z"/>
          <w:rFonts w:asciiTheme="majorHAnsi" w:hAnsiTheme="majorHAnsi" w:cstheme="majorBidi"/>
          <w:lang w:val="en-US"/>
        </w:rPr>
      </w:pPr>
    </w:p>
    <w:p w14:paraId="7F511083" w14:textId="3040D9E2" w:rsidR="40939A00" w:rsidDel="001933B7" w:rsidRDefault="40939A00" w:rsidP="40939A00">
      <w:pPr>
        <w:rPr>
          <w:del w:id="1386" w:author="成朗" w:date="2024-03-18T20:37:00Z"/>
          <w:rFonts w:asciiTheme="majorHAnsi" w:hAnsiTheme="majorHAnsi" w:cstheme="majorBidi"/>
          <w:lang w:val="en-US"/>
        </w:rPr>
      </w:pPr>
    </w:p>
    <w:p w14:paraId="2BB06645" w14:textId="6C852BAB" w:rsidR="40939A00" w:rsidDel="001933B7" w:rsidRDefault="40939A00" w:rsidP="74CC0B78">
      <w:pPr>
        <w:rPr>
          <w:del w:id="1387" w:author="成朗" w:date="2024-03-18T20:37:00Z"/>
          <w:rFonts w:asciiTheme="majorHAnsi" w:hAnsiTheme="majorHAnsi" w:cstheme="majorBidi"/>
          <w:lang w:val="en-US"/>
        </w:rPr>
      </w:pPr>
    </w:p>
    <w:p w14:paraId="05D37E0C" w14:textId="4BE93090" w:rsidR="40939A00" w:rsidDel="001933B7" w:rsidRDefault="40939A00" w:rsidP="74CC0B78">
      <w:pPr>
        <w:rPr>
          <w:del w:id="1388" w:author="成朗" w:date="2024-03-18T20:37:00Z"/>
          <w:rFonts w:asciiTheme="majorHAnsi" w:hAnsiTheme="majorHAnsi" w:cstheme="majorBidi"/>
          <w:lang w:val="en-US"/>
        </w:rPr>
      </w:pPr>
    </w:p>
    <w:p w14:paraId="0651BE00" w14:textId="4BF8DE73" w:rsidR="74CC0B78" w:rsidDel="001933B7" w:rsidRDefault="74CC0B78" w:rsidP="74CC0B78">
      <w:pPr>
        <w:rPr>
          <w:del w:id="1389" w:author="成朗" w:date="2024-03-18T20:37:00Z"/>
          <w:rFonts w:asciiTheme="majorHAnsi" w:hAnsiTheme="majorHAnsi" w:cstheme="majorBidi"/>
          <w:lang w:val="en-US"/>
        </w:rPr>
      </w:pPr>
    </w:p>
    <w:p w14:paraId="08BDC81A" w14:textId="257ACF53" w:rsidR="74CC0B78" w:rsidDel="001933B7" w:rsidRDefault="74CC0B78" w:rsidP="74CC0B78">
      <w:pPr>
        <w:rPr>
          <w:del w:id="1390" w:author="成朗" w:date="2024-03-18T20:37:00Z"/>
          <w:rFonts w:asciiTheme="majorHAnsi" w:hAnsiTheme="majorHAnsi" w:cstheme="majorBidi"/>
          <w:lang w:val="en-US"/>
        </w:rPr>
      </w:pPr>
    </w:p>
    <w:p w14:paraId="556E8F81" w14:textId="73706C0E" w:rsidR="74CC0B78" w:rsidDel="001933B7" w:rsidRDefault="74CC0B78" w:rsidP="74CC0B78">
      <w:pPr>
        <w:rPr>
          <w:del w:id="1391" w:author="成朗" w:date="2024-03-18T20:37:00Z"/>
          <w:rFonts w:asciiTheme="majorHAnsi" w:hAnsiTheme="majorHAnsi" w:cstheme="majorBidi"/>
          <w:lang w:val="en-US"/>
        </w:rPr>
      </w:pPr>
    </w:p>
    <w:p w14:paraId="43AA6FDF" w14:textId="3AEE4B2C" w:rsidR="74CC0B78" w:rsidDel="001933B7" w:rsidRDefault="74CC0B78" w:rsidP="74CC0B78">
      <w:pPr>
        <w:rPr>
          <w:del w:id="1392" w:author="成朗" w:date="2024-03-18T20:37:00Z"/>
          <w:rFonts w:asciiTheme="majorHAnsi" w:hAnsiTheme="majorHAnsi" w:cstheme="majorBidi"/>
          <w:lang w:val="en-US"/>
        </w:rPr>
      </w:pPr>
    </w:p>
    <w:p w14:paraId="3C56464E" w14:textId="62C6BB03" w:rsidR="74CC0B78" w:rsidDel="001933B7" w:rsidRDefault="74CC0B78" w:rsidP="74CC0B78">
      <w:pPr>
        <w:rPr>
          <w:del w:id="1393" w:author="成朗" w:date="2024-03-18T20:37:00Z"/>
          <w:rFonts w:asciiTheme="majorHAnsi" w:hAnsiTheme="majorHAnsi" w:cstheme="majorBidi"/>
          <w:lang w:val="en-US"/>
        </w:rPr>
      </w:pPr>
    </w:p>
    <w:p w14:paraId="513FB4D2" w14:textId="7D014EBC" w:rsidR="74CC0B78" w:rsidDel="001933B7" w:rsidRDefault="74CC0B78" w:rsidP="74CC0B78">
      <w:pPr>
        <w:rPr>
          <w:del w:id="1394" w:author="成朗" w:date="2024-03-18T20:37:00Z"/>
          <w:rFonts w:asciiTheme="majorHAnsi" w:hAnsiTheme="majorHAnsi" w:cstheme="majorBidi"/>
          <w:lang w:val="en-US"/>
        </w:rPr>
      </w:pPr>
    </w:p>
    <w:p w14:paraId="598B1C14" w14:textId="36366AAC" w:rsidR="74CC0B78" w:rsidDel="001933B7" w:rsidRDefault="74CC0B78" w:rsidP="7E6EA251">
      <w:pPr>
        <w:rPr>
          <w:del w:id="1395" w:author="成朗" w:date="2024-03-18T20:37:00Z"/>
          <w:rFonts w:asciiTheme="majorHAnsi" w:hAnsiTheme="majorHAnsi" w:cstheme="majorBidi"/>
          <w:lang w:val="en-US"/>
        </w:rPr>
      </w:pPr>
    </w:p>
    <w:p w14:paraId="5E6D43E5" w14:textId="60A7235F" w:rsidR="74CC0B78" w:rsidDel="001933B7" w:rsidRDefault="74CC0B78" w:rsidP="74CC0B78">
      <w:pPr>
        <w:rPr>
          <w:del w:id="1396" w:author="成朗" w:date="2024-03-18T20:37:00Z"/>
          <w:rFonts w:asciiTheme="majorHAnsi" w:hAnsiTheme="majorHAnsi" w:cstheme="majorBidi"/>
          <w:lang w:val="en-US"/>
        </w:rPr>
      </w:pPr>
    </w:p>
    <w:p w14:paraId="48DB5877" w14:textId="604280A0" w:rsidR="003910C9" w:rsidDel="001933B7" w:rsidRDefault="66CB0B25" w:rsidP="4793682B">
      <w:pPr>
        <w:jc w:val="both"/>
        <w:rPr>
          <w:ins w:id="1397" w:author="seiroi@gmail.com" w:date="2024-02-22T02:12:00Z"/>
          <w:del w:id="1398" w:author="成朗" w:date="2024-03-18T20:37:00Z"/>
          <w:rFonts w:asciiTheme="majorHAnsi" w:hAnsiTheme="majorHAnsi" w:cstheme="majorBidi"/>
          <w:lang w:val="en-US"/>
        </w:rPr>
      </w:pPr>
      <w:commentRangeStart w:id="1399"/>
      <w:ins w:id="1400" w:author="marliespiek@icloud.com" w:date="2024-02-12T09:31:00Z">
        <w:del w:id="1401" w:author="成朗" w:date="2024-03-18T20:37:00Z">
          <w:r w:rsidRPr="4793682B" w:rsidDel="001933B7">
            <w:rPr>
              <w:rFonts w:asciiTheme="majorHAnsi" w:hAnsiTheme="majorHAnsi" w:cstheme="majorBidi"/>
              <w:lang w:val="en-US"/>
            </w:rPr>
            <w:delText>Bibliogr</w:delText>
          </w:r>
        </w:del>
      </w:ins>
      <w:ins w:id="1402" w:author="marliespiek@icloud.com" w:date="2024-02-12T09:32:00Z">
        <w:del w:id="1403" w:author="成朗" w:date="2024-03-18T20:37:00Z">
          <w:r w:rsidRPr="4793682B" w:rsidDel="001933B7">
            <w:rPr>
              <w:rFonts w:asciiTheme="majorHAnsi" w:hAnsiTheme="majorHAnsi" w:cstheme="majorBidi"/>
              <w:lang w:val="en-US"/>
            </w:rPr>
            <w:delText>aphy</w:delText>
          </w:r>
        </w:del>
      </w:ins>
      <w:commentRangeEnd w:id="1399"/>
      <w:del w:id="1404" w:author="成朗" w:date="2024-03-18T20:37:00Z">
        <w:r w:rsidR="00CE30B2" w:rsidDel="001933B7">
          <w:rPr>
            <w:rStyle w:val="ae"/>
          </w:rPr>
          <w:commentReference w:id="1399"/>
        </w:r>
      </w:del>
    </w:p>
    <w:p w14:paraId="4A1EA95B" w14:textId="724D5888" w:rsidR="4793682B" w:rsidDel="001933B7" w:rsidRDefault="4793682B" w:rsidP="4793682B">
      <w:pPr>
        <w:jc w:val="both"/>
        <w:rPr>
          <w:ins w:id="1405" w:author="seiroi@gmail.com" w:date="2024-02-22T02:12:00Z"/>
          <w:del w:id="1406" w:author="成朗" w:date="2024-03-18T20:37:00Z"/>
          <w:rFonts w:asciiTheme="majorHAnsi" w:hAnsiTheme="majorHAnsi" w:cstheme="majorBidi"/>
          <w:lang w:val="en-US"/>
        </w:rPr>
      </w:pPr>
    </w:p>
    <w:p w14:paraId="05D4B6FA" w14:textId="3337F7C0" w:rsidR="3C922EA9" w:rsidDel="001933B7" w:rsidRDefault="3C922EA9">
      <w:pPr>
        <w:spacing w:after="0" w:line="330" w:lineRule="exact"/>
        <w:jc w:val="both"/>
        <w:rPr>
          <w:ins w:id="1407" w:author="seiroi@gmail.com" w:date="2024-02-22T02:12:00Z"/>
          <w:del w:id="1408" w:author="成朗" w:date="2024-03-18T20:37:00Z"/>
          <w:rFonts w:ascii="Arial" w:eastAsia="Arial" w:hAnsi="Arial" w:cs="Arial"/>
          <w:color w:val="606060"/>
          <w:sz w:val="21"/>
          <w:szCs w:val="21"/>
          <w:lang w:val="en-US"/>
        </w:rPr>
        <w:pPrChange w:id="1409" w:author="seiroi@gmail.com" w:date="2024-02-22T02:12:00Z">
          <w:pPr/>
        </w:pPrChange>
      </w:pPr>
      <w:ins w:id="1410" w:author="seiroi@gmail.com" w:date="2024-02-22T02:12:00Z">
        <w:del w:id="1411" w:author="成朗" w:date="2024-03-18T20:37:00Z">
          <w:r w:rsidRPr="4793682B" w:rsidDel="001933B7">
            <w:rPr>
              <w:rFonts w:ascii="Arial" w:eastAsia="Arial" w:hAnsi="Arial" w:cs="Arial"/>
              <w:color w:val="606060"/>
              <w:sz w:val="21"/>
              <w:szCs w:val="21"/>
              <w:lang w:val="en-US"/>
            </w:rPr>
            <w:delText xml:space="preserve">Brown, Charles 1999. “Minimum Wages, Employment, and the Distribution of Income” In </w:delText>
          </w:r>
          <w:r w:rsidRPr="4793682B" w:rsidDel="001933B7">
            <w:rPr>
              <w:rFonts w:ascii="Arial" w:eastAsia="Arial" w:hAnsi="Arial" w:cs="Arial"/>
              <w:i/>
              <w:iCs/>
              <w:color w:val="606060"/>
              <w:sz w:val="21"/>
              <w:szCs w:val="21"/>
              <w:lang w:val="en-US"/>
            </w:rPr>
            <w:delText>Handbook of Labor Economics, Volume 3, Part B</w:delText>
          </w:r>
          <w:r w:rsidRPr="4793682B" w:rsidDel="001933B7">
            <w:rPr>
              <w:rFonts w:ascii="Arial" w:eastAsia="Arial" w:hAnsi="Arial" w:cs="Arial"/>
              <w:color w:val="606060"/>
              <w:sz w:val="21"/>
              <w:szCs w:val="21"/>
              <w:lang w:val="en-US"/>
            </w:rPr>
            <w:delText>, Elsevier: 2101-2163.</w:delText>
          </w:r>
        </w:del>
      </w:ins>
    </w:p>
    <w:p w14:paraId="3E068312" w14:textId="0528562C" w:rsidR="4793682B" w:rsidDel="001933B7" w:rsidRDefault="4793682B" w:rsidP="4793682B">
      <w:pPr>
        <w:jc w:val="both"/>
        <w:rPr>
          <w:del w:id="1412" w:author="成朗" w:date="2024-03-18T20:37:00Z"/>
          <w:rFonts w:asciiTheme="majorHAnsi" w:hAnsiTheme="majorHAnsi" w:cstheme="majorBidi"/>
          <w:lang w:val="en-US"/>
        </w:rPr>
      </w:pPr>
    </w:p>
    <w:p w14:paraId="63AAC04C" w14:textId="20EC2425" w:rsidR="00CE30B2" w:rsidDel="001933B7" w:rsidRDefault="00CE30B2" w:rsidP="00CE30B2">
      <w:pPr>
        <w:widowControl w:val="0"/>
        <w:spacing w:line="360" w:lineRule="auto"/>
        <w:ind w:left="480" w:hanging="480"/>
        <w:rPr>
          <w:ins w:id="1413" w:author="marliespiek@icloud.com" w:date="2024-02-12T09:32:00Z"/>
          <w:del w:id="1414" w:author="成朗" w:date="2024-03-18T20:37:00Z"/>
          <w:rFonts w:ascii="Times New Roman" w:eastAsia="Times New Roman" w:hAnsi="Times New Roman" w:cs="Times New Roman"/>
          <w:sz w:val="24"/>
          <w:szCs w:val="24"/>
        </w:rPr>
      </w:pPr>
      <w:ins w:id="1415" w:author="marliespiek@icloud.com" w:date="2024-02-12T09:32:00Z">
        <w:del w:id="1416" w:author="成朗" w:date="2024-03-18T20:37:00Z">
          <w:r w:rsidDel="001933B7">
            <w:rPr>
              <w:rFonts w:ascii="Times New Roman" w:eastAsia="Times New Roman" w:hAnsi="Times New Roman" w:cs="Times New Roman"/>
              <w:sz w:val="24"/>
              <w:szCs w:val="24"/>
            </w:rPr>
            <w:delText>National Treasury &amp; UNU-WIDER</w:delText>
          </w:r>
          <w:commentRangeStart w:id="1417"/>
          <w:r w:rsidDel="001933B7">
            <w:rPr>
              <w:rFonts w:ascii="Times New Roman" w:eastAsia="Times New Roman" w:hAnsi="Times New Roman" w:cs="Times New Roman"/>
              <w:sz w:val="24"/>
              <w:szCs w:val="24"/>
            </w:rPr>
            <w:delText xml:space="preserve">. 2019. </w:delText>
          </w:r>
          <w:r w:rsidDel="001933B7">
            <w:rPr>
              <w:rFonts w:ascii="Times New Roman" w:eastAsia="Times New Roman" w:hAnsi="Times New Roman" w:cs="Times New Roman"/>
              <w:i/>
              <w:sz w:val="24"/>
              <w:szCs w:val="24"/>
            </w:rPr>
            <w:delText>IRP5 2011-2017 [dataset]. Version 0.6</w:delText>
          </w:r>
          <w:r w:rsidDel="001933B7">
            <w:rPr>
              <w:rFonts w:ascii="Times New Roman" w:eastAsia="Times New Roman" w:hAnsi="Times New Roman" w:cs="Times New Roman"/>
              <w:sz w:val="24"/>
              <w:szCs w:val="24"/>
            </w:rPr>
            <w:delText xml:space="preserve">. </w:delText>
          </w:r>
          <w:commentRangeEnd w:id="1417"/>
          <w:r w:rsidDel="001933B7">
            <w:rPr>
              <w:rStyle w:val="ae"/>
            </w:rPr>
            <w:commentReference w:id="1417"/>
          </w:r>
          <w:r w:rsidDel="001933B7">
            <w:rPr>
              <w:rFonts w:ascii="Times New Roman" w:eastAsia="Times New Roman" w:hAnsi="Times New Roman" w:cs="Times New Roman"/>
              <w:sz w:val="24"/>
              <w:szCs w:val="24"/>
            </w:rPr>
            <w:delText xml:space="preserve">Pretoria: South African Revenue Service [producer of the original data], </w:delText>
          </w:r>
          <w:r w:rsidRPr="008527B2" w:rsidDel="001933B7">
            <w:rPr>
              <w:rFonts w:ascii="Times New Roman" w:eastAsia="Times New Roman" w:hAnsi="Times New Roman" w:cs="Times New Roman"/>
              <w:sz w:val="24"/>
              <w:szCs w:val="24"/>
              <w:highlight w:val="yellow"/>
              <w:rPrChange w:id="1418" w:author="marliespiek@icloud.com" w:date="2024-02-12T09:32:00Z">
                <w:rPr>
                  <w:rFonts w:ascii="Times New Roman" w:eastAsia="Times New Roman" w:hAnsi="Times New Roman" w:cs="Times New Roman"/>
                  <w:sz w:val="24"/>
                  <w:szCs w:val="24"/>
                </w:rPr>
              </w:rPrChange>
            </w:rPr>
            <w:delText>2018</w:delText>
          </w:r>
          <w:r w:rsidDel="001933B7">
            <w:rPr>
              <w:rFonts w:ascii="Times New Roman" w:eastAsia="Times New Roman" w:hAnsi="Times New Roman" w:cs="Times New Roman"/>
              <w:sz w:val="24"/>
              <w:szCs w:val="24"/>
            </w:rPr>
            <w:delText xml:space="preserve">. Pretoria: National Treasury and UNU-WIDER [producer and distributor of the harmonised dataset], </w:delText>
          </w:r>
          <w:r w:rsidRPr="008527B2" w:rsidDel="001933B7">
            <w:rPr>
              <w:rFonts w:ascii="Times New Roman" w:eastAsia="Times New Roman" w:hAnsi="Times New Roman" w:cs="Times New Roman"/>
              <w:sz w:val="24"/>
              <w:szCs w:val="24"/>
              <w:highlight w:val="yellow"/>
              <w:rPrChange w:id="1419" w:author="marliespiek@icloud.com" w:date="2024-02-12T09:32:00Z">
                <w:rPr>
                  <w:rFonts w:ascii="Times New Roman" w:eastAsia="Times New Roman" w:hAnsi="Times New Roman" w:cs="Times New Roman"/>
                  <w:sz w:val="24"/>
                  <w:szCs w:val="24"/>
                </w:rPr>
              </w:rPrChange>
            </w:rPr>
            <w:delText>2019</w:delText>
          </w:r>
          <w:r w:rsidDel="001933B7">
            <w:rPr>
              <w:rFonts w:ascii="Times New Roman" w:eastAsia="Times New Roman" w:hAnsi="Times New Roman" w:cs="Times New Roman"/>
              <w:sz w:val="24"/>
              <w:szCs w:val="24"/>
            </w:rPr>
            <w:delText>.</w:delText>
          </w:r>
        </w:del>
      </w:ins>
    </w:p>
    <w:p w14:paraId="4E5F5AB8" w14:textId="1E335E3C" w:rsidR="003910C9" w:rsidDel="001933B7" w:rsidRDefault="003910C9" w:rsidP="00CB0E83">
      <w:pPr>
        <w:jc w:val="both"/>
        <w:rPr>
          <w:ins w:id="1420" w:author="marliespiek@icloud.com" w:date="2024-02-12T09:32:00Z"/>
          <w:del w:id="1421" w:author="成朗" w:date="2024-03-18T20:37:00Z"/>
          <w:rFonts w:asciiTheme="majorHAnsi" w:hAnsiTheme="majorHAnsi" w:cstheme="majorHAnsi"/>
          <w:lang w:val="en-US"/>
        </w:rPr>
      </w:pPr>
    </w:p>
    <w:p w14:paraId="6576FB43" w14:textId="2317192B" w:rsidR="00CE30B2" w:rsidDel="001933B7" w:rsidRDefault="00CE30B2" w:rsidP="00CE30B2">
      <w:pPr>
        <w:widowControl w:val="0"/>
        <w:spacing w:line="360" w:lineRule="auto"/>
        <w:ind w:left="480" w:hanging="480"/>
        <w:rPr>
          <w:ins w:id="1422" w:author="marliespiek@icloud.com" w:date="2024-02-12T09:32:00Z"/>
          <w:del w:id="1423" w:author="成朗" w:date="2024-03-18T20:37:00Z"/>
          <w:rFonts w:ascii="Times New Roman" w:eastAsia="Times New Roman" w:hAnsi="Times New Roman" w:cs="Times New Roman"/>
          <w:sz w:val="24"/>
          <w:szCs w:val="24"/>
        </w:rPr>
      </w:pPr>
      <w:ins w:id="1424" w:author="marliespiek@icloud.com" w:date="2024-02-12T09:32:00Z">
        <w:del w:id="1425" w:author="成朗" w:date="2024-03-18T20:37:00Z">
          <w:r w:rsidDel="001933B7">
            <w:rPr>
              <w:rFonts w:ascii="Times New Roman" w:eastAsia="Times New Roman" w:hAnsi="Times New Roman" w:cs="Times New Roman"/>
              <w:sz w:val="24"/>
              <w:szCs w:val="24"/>
            </w:rPr>
            <w:delText xml:space="preserve">National Treasury &amp; UNU-WIDER. </w:delText>
          </w:r>
          <w:r w:rsidRPr="00A86276" w:rsidDel="001933B7">
            <w:rPr>
              <w:rFonts w:ascii="Times New Roman" w:eastAsia="Times New Roman" w:hAnsi="Times New Roman" w:cs="Times New Roman"/>
              <w:sz w:val="24"/>
              <w:szCs w:val="24"/>
              <w:highlight w:val="yellow"/>
              <w:rPrChange w:id="1426" w:author="marliespiek@icloud.com" w:date="2024-02-12T09:33:00Z">
                <w:rPr>
                  <w:rFonts w:ascii="Times New Roman" w:eastAsia="Times New Roman" w:hAnsi="Times New Roman" w:cs="Times New Roman"/>
                  <w:sz w:val="24"/>
                  <w:szCs w:val="24"/>
                </w:rPr>
              </w:rPrChange>
            </w:rPr>
            <w:delText>2019</w:delText>
          </w:r>
          <w:r w:rsidDel="001933B7">
            <w:rPr>
              <w:rFonts w:ascii="Times New Roman" w:eastAsia="Times New Roman" w:hAnsi="Times New Roman" w:cs="Times New Roman"/>
              <w:sz w:val="24"/>
              <w:szCs w:val="24"/>
            </w:rPr>
            <w:delText xml:space="preserve">. </w:delText>
          </w:r>
        </w:del>
      </w:ins>
      <w:ins w:id="1427" w:author="marliespiek@icloud.com" w:date="2024-02-12T09:33:00Z">
        <w:del w:id="1428" w:author="成朗" w:date="2024-03-18T20:37:00Z">
          <w:r w:rsidR="00A86276" w:rsidDel="001933B7">
            <w:rPr>
              <w:rFonts w:ascii="Times New Roman" w:eastAsia="Times New Roman" w:hAnsi="Times New Roman" w:cs="Times New Roman"/>
              <w:i/>
              <w:sz w:val="24"/>
              <w:szCs w:val="24"/>
            </w:rPr>
            <w:delText xml:space="preserve">Corporate Income Tax. </w:delText>
          </w:r>
        </w:del>
      </w:ins>
      <w:ins w:id="1429" w:author="marliespiek@icloud.com" w:date="2024-02-12T09:32:00Z">
        <w:del w:id="1430" w:author="成朗" w:date="2024-03-18T20:37:00Z">
          <w:r w:rsidRPr="00A86276" w:rsidDel="001933B7">
            <w:rPr>
              <w:rFonts w:ascii="Times New Roman" w:eastAsia="Times New Roman" w:hAnsi="Times New Roman" w:cs="Times New Roman"/>
              <w:i/>
              <w:sz w:val="24"/>
              <w:szCs w:val="24"/>
              <w:highlight w:val="yellow"/>
              <w:rPrChange w:id="1431" w:author="marliespiek@icloud.com" w:date="2024-02-12T09:33:00Z">
                <w:rPr>
                  <w:rFonts w:ascii="Times New Roman" w:eastAsia="Times New Roman" w:hAnsi="Times New Roman" w:cs="Times New Roman"/>
                  <w:i/>
                  <w:sz w:val="24"/>
                  <w:szCs w:val="24"/>
                </w:rPr>
              </w:rPrChange>
            </w:rPr>
            <w:delText xml:space="preserve"> 2011-2017 </w:delText>
          </w:r>
          <w:r w:rsidDel="001933B7">
            <w:rPr>
              <w:rFonts w:ascii="Times New Roman" w:eastAsia="Times New Roman" w:hAnsi="Times New Roman" w:cs="Times New Roman"/>
              <w:i/>
              <w:sz w:val="24"/>
              <w:szCs w:val="24"/>
            </w:rPr>
            <w:delText>[dataset]. Version 0.6</w:delText>
          </w:r>
          <w:r w:rsidDel="001933B7">
            <w:rPr>
              <w:rFonts w:ascii="Times New Roman" w:eastAsia="Times New Roman" w:hAnsi="Times New Roman" w:cs="Times New Roman"/>
              <w:sz w:val="24"/>
              <w:szCs w:val="24"/>
            </w:rPr>
            <w:delText xml:space="preserve">. Pretoria: South African Revenue Service [producer of the original data], </w:delText>
          </w:r>
          <w:r w:rsidRPr="00A86276" w:rsidDel="001933B7">
            <w:rPr>
              <w:rFonts w:ascii="Times New Roman" w:eastAsia="Times New Roman" w:hAnsi="Times New Roman" w:cs="Times New Roman"/>
              <w:sz w:val="24"/>
              <w:szCs w:val="24"/>
              <w:highlight w:val="yellow"/>
              <w:rPrChange w:id="1432" w:author="marliespiek@icloud.com" w:date="2024-02-12T09:33:00Z">
                <w:rPr>
                  <w:rFonts w:ascii="Times New Roman" w:eastAsia="Times New Roman" w:hAnsi="Times New Roman" w:cs="Times New Roman"/>
                  <w:sz w:val="24"/>
                  <w:szCs w:val="24"/>
                </w:rPr>
              </w:rPrChange>
            </w:rPr>
            <w:delText>2018</w:delText>
          </w:r>
          <w:r w:rsidDel="001933B7">
            <w:rPr>
              <w:rFonts w:ascii="Times New Roman" w:eastAsia="Times New Roman" w:hAnsi="Times New Roman" w:cs="Times New Roman"/>
              <w:sz w:val="24"/>
              <w:szCs w:val="24"/>
            </w:rPr>
            <w:delText xml:space="preserve">. Pretoria: National Treasury and UNU-WIDER [producer and distributor of the harmonised dataset], </w:delText>
          </w:r>
          <w:r w:rsidRPr="00A86276" w:rsidDel="001933B7">
            <w:rPr>
              <w:rFonts w:ascii="Times New Roman" w:eastAsia="Times New Roman" w:hAnsi="Times New Roman" w:cs="Times New Roman"/>
              <w:sz w:val="24"/>
              <w:szCs w:val="24"/>
              <w:highlight w:val="yellow"/>
              <w:rPrChange w:id="1433" w:author="marliespiek@icloud.com" w:date="2024-02-12T09:33:00Z">
                <w:rPr>
                  <w:rFonts w:ascii="Times New Roman" w:eastAsia="Times New Roman" w:hAnsi="Times New Roman" w:cs="Times New Roman"/>
                  <w:sz w:val="24"/>
                  <w:szCs w:val="24"/>
                </w:rPr>
              </w:rPrChange>
            </w:rPr>
            <w:delText>2019</w:delText>
          </w:r>
          <w:r w:rsidDel="001933B7">
            <w:rPr>
              <w:rFonts w:ascii="Times New Roman" w:eastAsia="Times New Roman" w:hAnsi="Times New Roman" w:cs="Times New Roman"/>
              <w:sz w:val="24"/>
              <w:szCs w:val="24"/>
            </w:rPr>
            <w:delText>.</w:delText>
          </w:r>
        </w:del>
      </w:ins>
    </w:p>
    <w:p w14:paraId="153C7448" w14:textId="48D4C876" w:rsidR="00CE30B2" w:rsidDel="001933B7" w:rsidRDefault="75951A90" w:rsidP="4793682B">
      <w:pPr>
        <w:jc w:val="both"/>
        <w:rPr>
          <w:ins w:id="1434" w:author="seiroi@gmail.com" w:date="2024-02-22T02:34:00Z"/>
          <w:del w:id="1435" w:author="成朗" w:date="2024-03-18T20:37:00Z"/>
          <w:rFonts w:asciiTheme="majorHAnsi" w:hAnsiTheme="majorHAnsi" w:cstheme="majorBidi"/>
          <w:lang w:val="en-US"/>
        </w:rPr>
      </w:pPr>
      <w:ins w:id="1436" w:author="seiroi@gmail.com" w:date="2024-02-22T02:15:00Z">
        <w:del w:id="1437" w:author="成朗" w:date="2024-03-18T20:37:00Z">
          <w:r w:rsidRPr="4793682B" w:rsidDel="001933B7">
            <w:rPr>
              <w:rFonts w:asciiTheme="majorHAnsi" w:hAnsiTheme="majorHAnsi" w:cstheme="majorBidi"/>
              <w:lang w:val="en-US"/>
            </w:rPr>
            <w:delText xml:space="preserve">Neumark, David and Shirley, Peter, </w:delText>
          </w:r>
        </w:del>
      </w:ins>
      <w:ins w:id="1438" w:author="seiroi@gmail.com" w:date="2024-02-22T02:16:00Z">
        <w:del w:id="1439" w:author="成朗" w:date="2024-03-18T20:37:00Z">
          <w:r w:rsidRPr="4793682B" w:rsidDel="001933B7">
            <w:rPr>
              <w:rFonts w:asciiTheme="majorHAnsi" w:hAnsiTheme="majorHAnsi" w:cstheme="majorBidi"/>
              <w:lang w:val="en-US"/>
            </w:rPr>
            <w:delText>“</w:delText>
          </w:r>
        </w:del>
      </w:ins>
      <w:ins w:id="1440" w:author="seiroi@gmail.com" w:date="2024-02-22T02:15:00Z">
        <w:del w:id="1441" w:author="成朗" w:date="2024-03-18T20:37:00Z">
          <w:r w:rsidRPr="4793682B" w:rsidDel="001933B7">
            <w:rPr>
              <w:rFonts w:asciiTheme="majorHAnsi" w:hAnsiTheme="majorHAnsi" w:cstheme="majorBidi"/>
              <w:lang w:val="en-US"/>
            </w:rPr>
            <w:delText>Myth or measurement: What does the new minimum wage research say about minimum wages and job loss in the United States?</w:delText>
          </w:r>
        </w:del>
      </w:ins>
      <w:ins w:id="1442" w:author="seiroi@gmail.com" w:date="2024-02-22T02:16:00Z">
        <w:del w:id="1443" w:author="成朗" w:date="2024-03-18T20:37:00Z">
          <w:r w:rsidRPr="4793682B" w:rsidDel="001933B7">
            <w:rPr>
              <w:rFonts w:asciiTheme="majorHAnsi" w:hAnsiTheme="majorHAnsi" w:cstheme="majorBidi"/>
              <w:lang w:val="en-US"/>
            </w:rPr>
            <w:delText>"</w:delText>
          </w:r>
        </w:del>
      </w:ins>
      <w:ins w:id="1444" w:author="seiroi@gmail.com" w:date="2024-02-22T02:15:00Z">
        <w:del w:id="1445" w:author="成朗" w:date="2024-03-18T20:37:00Z">
          <w:r w:rsidRPr="4793682B" w:rsidDel="001933B7">
            <w:rPr>
              <w:rFonts w:asciiTheme="majorHAnsi" w:hAnsiTheme="majorHAnsi" w:cstheme="majorBidi"/>
              <w:lang w:val="en-US"/>
            </w:rPr>
            <w:delText>,</w:delText>
          </w:r>
        </w:del>
      </w:ins>
      <w:ins w:id="1446" w:author="seiroi@gmail.com" w:date="2024-02-22T02:16:00Z">
        <w:del w:id="1447" w:author="成朗" w:date="2024-03-18T20:37:00Z">
          <w:r w:rsidRPr="4793682B" w:rsidDel="001933B7">
            <w:rPr>
              <w:rFonts w:asciiTheme="majorHAnsi" w:hAnsiTheme="majorHAnsi" w:cstheme="majorBidi"/>
              <w:lang w:val="en-US"/>
            </w:rPr>
            <w:delText xml:space="preserve"> </w:delText>
          </w:r>
        </w:del>
      </w:ins>
      <w:ins w:id="1448" w:author="seiroi@gmail.com" w:date="2024-02-22T02:15:00Z">
        <w:del w:id="1449" w:author="成朗" w:date="2024-03-18T20:37:00Z">
          <w:r w:rsidRPr="4793682B" w:rsidDel="001933B7">
            <w:rPr>
              <w:rFonts w:asciiTheme="majorHAnsi" w:hAnsiTheme="majorHAnsi" w:cstheme="majorBidi"/>
              <w:i/>
              <w:iCs/>
              <w:lang w:val="en-US"/>
              <w:rPrChange w:id="1450" w:author="seiroi@gmail.com" w:date="2024-02-22T02:16:00Z">
                <w:rPr>
                  <w:rFonts w:asciiTheme="majorHAnsi" w:hAnsiTheme="majorHAnsi" w:cstheme="majorBidi"/>
                  <w:lang w:val="en-US"/>
                </w:rPr>
              </w:rPrChange>
            </w:rPr>
            <w:delText>Industrial Relations: A Journal of Economy and Society</w:delText>
          </w:r>
          <w:r w:rsidRPr="4793682B" w:rsidDel="001933B7">
            <w:rPr>
              <w:rFonts w:asciiTheme="majorHAnsi" w:hAnsiTheme="majorHAnsi" w:cstheme="majorBidi"/>
              <w:lang w:val="en-US"/>
            </w:rPr>
            <w:delText>,</w:delText>
          </w:r>
        </w:del>
      </w:ins>
      <w:ins w:id="1451" w:author="seiroi@gmail.com" w:date="2024-02-22T02:16:00Z">
        <w:del w:id="1452" w:author="成朗" w:date="2024-03-18T20:37:00Z">
          <w:r w:rsidRPr="4793682B" w:rsidDel="001933B7">
            <w:rPr>
              <w:rFonts w:asciiTheme="majorHAnsi" w:hAnsiTheme="majorHAnsi" w:cstheme="majorBidi"/>
              <w:lang w:val="en-US"/>
            </w:rPr>
            <w:delText xml:space="preserve"> 2022, V</w:delText>
          </w:r>
        </w:del>
      </w:ins>
      <w:ins w:id="1453" w:author="seiroi@gmail.com" w:date="2024-02-22T02:15:00Z">
        <w:del w:id="1454" w:author="成朗" w:date="2024-03-18T20:37:00Z">
          <w:r w:rsidRPr="4793682B" w:rsidDel="001933B7">
            <w:rPr>
              <w:rFonts w:asciiTheme="majorHAnsi" w:hAnsiTheme="majorHAnsi" w:cstheme="majorBidi"/>
              <w:lang w:val="en-US"/>
            </w:rPr>
            <w:delText>olume 61,</w:delText>
          </w:r>
        </w:del>
      </w:ins>
      <w:ins w:id="1455" w:author="seiroi@gmail.com" w:date="2024-02-22T02:16:00Z">
        <w:del w:id="1456" w:author="成朗" w:date="2024-03-18T20:37:00Z">
          <w:r w:rsidRPr="4793682B" w:rsidDel="001933B7">
            <w:rPr>
              <w:rFonts w:asciiTheme="majorHAnsi" w:hAnsiTheme="majorHAnsi" w:cstheme="majorBidi"/>
              <w:lang w:val="en-US"/>
            </w:rPr>
            <w:delText xml:space="preserve"> N</w:delText>
          </w:r>
        </w:del>
      </w:ins>
      <w:ins w:id="1457" w:author="seiroi@gmail.com" w:date="2024-02-22T02:15:00Z">
        <w:del w:id="1458" w:author="成朗" w:date="2024-03-18T20:37:00Z">
          <w:r w:rsidRPr="4793682B" w:rsidDel="001933B7">
            <w:rPr>
              <w:rFonts w:asciiTheme="majorHAnsi" w:hAnsiTheme="majorHAnsi" w:cstheme="majorBidi"/>
              <w:lang w:val="en-US"/>
            </w:rPr>
            <w:delText>umber 4</w:delText>
          </w:r>
        </w:del>
      </w:ins>
      <w:ins w:id="1459" w:author="seiroi@gmail.com" w:date="2024-02-22T02:16:00Z">
        <w:del w:id="1460" w:author="成朗" w:date="2024-03-18T20:37:00Z">
          <w:r w:rsidRPr="4793682B" w:rsidDel="001933B7">
            <w:rPr>
              <w:rFonts w:asciiTheme="majorHAnsi" w:hAnsiTheme="majorHAnsi" w:cstheme="majorBidi"/>
              <w:lang w:val="en-US"/>
            </w:rPr>
            <w:delText xml:space="preserve">: </w:delText>
          </w:r>
        </w:del>
      </w:ins>
      <w:ins w:id="1461" w:author="seiroi@gmail.com" w:date="2024-02-22T02:15:00Z">
        <w:del w:id="1462" w:author="成朗" w:date="2024-03-18T20:37:00Z">
          <w:r w:rsidRPr="4793682B" w:rsidDel="001933B7">
            <w:rPr>
              <w:rFonts w:asciiTheme="majorHAnsi" w:hAnsiTheme="majorHAnsi" w:cstheme="majorBidi"/>
              <w:lang w:val="en-US"/>
            </w:rPr>
            <w:delText>384-417</w:delText>
          </w:r>
        </w:del>
      </w:ins>
    </w:p>
    <w:p w14:paraId="0238EC00" w14:textId="1D7E3992" w:rsidR="7803A9DA" w:rsidDel="001933B7" w:rsidRDefault="7803A9DA" w:rsidP="4793682B">
      <w:pPr>
        <w:jc w:val="both"/>
        <w:rPr>
          <w:ins w:id="1463" w:author="seiroi@gmail.com" w:date="2024-02-22T02:34:00Z"/>
          <w:del w:id="1464" w:author="成朗" w:date="2024-03-18T20:37:00Z"/>
          <w:rFonts w:asciiTheme="majorHAnsi" w:hAnsiTheme="majorHAnsi" w:cstheme="majorBidi"/>
          <w:lang w:val="en-US"/>
        </w:rPr>
      </w:pPr>
      <w:ins w:id="1465" w:author="seiroi@gmail.com" w:date="2024-02-22T02:34:00Z">
        <w:del w:id="1466" w:author="成朗" w:date="2024-03-18T20:37:00Z">
          <w:r w:rsidRPr="4793682B" w:rsidDel="001933B7">
            <w:rPr>
              <w:rFonts w:asciiTheme="majorHAnsi" w:hAnsiTheme="majorHAnsi" w:cstheme="majorBidi"/>
              <w:lang w:val="en-US"/>
            </w:rPr>
            <w:delText>Rubens,</w:delText>
          </w:r>
        </w:del>
      </w:ins>
      <w:ins w:id="1467" w:author="seiroi@gmail.com" w:date="2024-02-22T02:35:00Z">
        <w:del w:id="1468" w:author="成朗" w:date="2024-03-18T20:37:00Z">
          <w:r w:rsidRPr="4793682B" w:rsidDel="001933B7">
            <w:rPr>
              <w:rFonts w:asciiTheme="majorHAnsi" w:hAnsiTheme="majorHAnsi" w:cstheme="majorBidi"/>
              <w:lang w:val="en-US"/>
            </w:rPr>
            <w:delText xml:space="preserve"> Michael</w:delText>
          </w:r>
        </w:del>
      </w:ins>
      <w:ins w:id="1469" w:author="seiroi@gmail.com" w:date="2024-02-22T02:34:00Z">
        <w:del w:id="1470" w:author="成朗" w:date="2024-03-18T20:37:00Z">
          <w:r w:rsidRPr="4793682B" w:rsidDel="001933B7">
            <w:rPr>
              <w:rFonts w:asciiTheme="majorHAnsi" w:hAnsiTheme="majorHAnsi" w:cstheme="majorBidi"/>
              <w:lang w:val="en-US"/>
            </w:rPr>
            <w:delText xml:space="preserve"> “Market structure, oligopsony power, and productivity,”</w:delText>
          </w:r>
        </w:del>
      </w:ins>
      <w:ins w:id="1471" w:author="seiroi@gmail.com" w:date="2024-02-22T02:35:00Z">
        <w:del w:id="1472" w:author="成朗" w:date="2024-03-18T20:37:00Z">
          <w:r w:rsidRPr="4793682B" w:rsidDel="001933B7">
            <w:rPr>
              <w:rFonts w:asciiTheme="majorHAnsi" w:hAnsiTheme="majorHAnsi" w:cstheme="majorBidi"/>
              <w:lang w:val="en-US"/>
            </w:rPr>
            <w:delText xml:space="preserve"> </w:delText>
          </w:r>
        </w:del>
      </w:ins>
      <w:ins w:id="1473" w:author="seiroi@gmail.com" w:date="2024-02-22T02:34:00Z">
        <w:del w:id="1474" w:author="成朗" w:date="2024-03-18T20:37:00Z">
          <w:r w:rsidRPr="4793682B" w:rsidDel="001933B7">
            <w:rPr>
              <w:rFonts w:asciiTheme="majorHAnsi" w:hAnsiTheme="majorHAnsi" w:cstheme="majorBidi"/>
              <w:i/>
              <w:iCs/>
              <w:lang w:val="en-US"/>
              <w:rPrChange w:id="1475" w:author="seiroi@gmail.com" w:date="2024-02-22T02:35:00Z">
                <w:rPr>
                  <w:rFonts w:asciiTheme="majorHAnsi" w:hAnsiTheme="majorHAnsi" w:cstheme="majorBidi"/>
                  <w:lang w:val="en-US"/>
                </w:rPr>
              </w:rPrChange>
            </w:rPr>
            <w:delText>American Economic Review</w:delText>
          </w:r>
          <w:r w:rsidRPr="4793682B" w:rsidDel="001933B7">
            <w:rPr>
              <w:rFonts w:asciiTheme="majorHAnsi" w:hAnsiTheme="majorHAnsi" w:cstheme="majorBidi"/>
              <w:lang w:val="en-US"/>
            </w:rPr>
            <w:delText>, 2023, 113 (9): 2382-2410.</w:delText>
          </w:r>
        </w:del>
      </w:ins>
    </w:p>
    <w:p w14:paraId="77D05B70" w14:textId="51E603B2" w:rsidR="4793682B" w:rsidDel="001933B7" w:rsidRDefault="4793682B" w:rsidP="7E6EA251">
      <w:pPr>
        <w:jc w:val="both"/>
        <w:rPr>
          <w:del w:id="1476" w:author="成朗" w:date="2024-03-18T20:37:00Z"/>
          <w:rFonts w:asciiTheme="majorHAnsi" w:hAnsiTheme="majorHAnsi" w:cstheme="majorBidi"/>
          <w:lang w:val="en-US"/>
        </w:rPr>
      </w:pPr>
    </w:p>
    <w:p w14:paraId="6CA9AF99" w14:textId="60BD7018" w:rsidR="40939A00" w:rsidDel="001933B7" w:rsidRDefault="40939A00" w:rsidP="7E6EA251">
      <w:pPr>
        <w:jc w:val="both"/>
        <w:rPr>
          <w:del w:id="1477" w:author="成朗" w:date="2024-03-18T20:37:00Z"/>
          <w:rFonts w:asciiTheme="majorHAnsi" w:hAnsiTheme="majorHAnsi" w:cstheme="majorBidi"/>
          <w:lang w:val="en-US"/>
        </w:rPr>
      </w:pPr>
    </w:p>
    <w:p w14:paraId="76BEE413" w14:textId="60196787" w:rsidR="40939A00" w:rsidDel="001933B7" w:rsidRDefault="40939A00" w:rsidP="7E6EA251">
      <w:pPr>
        <w:jc w:val="both"/>
        <w:rPr>
          <w:del w:id="1478" w:author="成朗" w:date="2024-03-18T20:37:00Z"/>
          <w:rFonts w:asciiTheme="majorHAnsi" w:hAnsiTheme="majorHAnsi" w:cstheme="majorBidi"/>
          <w:lang w:val="en-US"/>
        </w:rPr>
      </w:pPr>
    </w:p>
    <w:p w14:paraId="69A9F530" w14:textId="46B80DFA" w:rsidR="40939A00" w:rsidDel="001933B7" w:rsidRDefault="40939A00" w:rsidP="7E6EA251">
      <w:pPr>
        <w:jc w:val="both"/>
        <w:rPr>
          <w:del w:id="1479" w:author="成朗" w:date="2024-03-18T20:37:00Z"/>
          <w:rFonts w:asciiTheme="majorHAnsi" w:hAnsiTheme="majorHAnsi" w:cstheme="majorBidi"/>
          <w:lang w:val="en-US"/>
        </w:rPr>
      </w:pPr>
    </w:p>
    <w:p w14:paraId="6689555A" w14:textId="41CE4D3B" w:rsidR="40939A00" w:rsidDel="001933B7" w:rsidRDefault="40939A00" w:rsidP="7E6EA251">
      <w:pPr>
        <w:jc w:val="both"/>
        <w:rPr>
          <w:del w:id="1480" w:author="成朗" w:date="2024-03-18T20:37:00Z"/>
          <w:rFonts w:asciiTheme="majorHAnsi" w:hAnsiTheme="majorHAnsi" w:cstheme="majorBidi"/>
          <w:lang w:val="en-US"/>
        </w:rPr>
      </w:pPr>
    </w:p>
    <w:p w14:paraId="248D9041" w14:textId="0D0C1EEC" w:rsidR="40939A00" w:rsidDel="001933B7" w:rsidRDefault="40939A00" w:rsidP="7E6EA251">
      <w:pPr>
        <w:jc w:val="both"/>
        <w:rPr>
          <w:del w:id="1481" w:author="成朗" w:date="2024-03-18T20:37:00Z"/>
          <w:rFonts w:asciiTheme="majorHAnsi" w:hAnsiTheme="majorHAnsi" w:cstheme="majorBidi"/>
          <w:lang w:val="en-US"/>
        </w:rPr>
      </w:pPr>
    </w:p>
    <w:p w14:paraId="60736589" w14:textId="02CA2E73" w:rsidR="40939A00" w:rsidDel="001933B7" w:rsidRDefault="40939A00" w:rsidP="7E6EA251">
      <w:pPr>
        <w:jc w:val="both"/>
        <w:rPr>
          <w:del w:id="1482" w:author="成朗" w:date="2024-03-18T20:37:00Z"/>
          <w:rFonts w:asciiTheme="majorHAnsi" w:hAnsiTheme="majorHAnsi" w:cstheme="majorBidi"/>
          <w:lang w:val="en-US"/>
        </w:rPr>
      </w:pPr>
    </w:p>
    <w:p w14:paraId="5E11AAA3" w14:textId="04EEC9A3" w:rsidR="40939A00" w:rsidDel="001933B7" w:rsidRDefault="40939A00" w:rsidP="7E6EA251">
      <w:pPr>
        <w:jc w:val="both"/>
        <w:rPr>
          <w:del w:id="1483" w:author="成朗" w:date="2024-03-18T20:37:00Z"/>
          <w:rFonts w:asciiTheme="majorHAnsi" w:hAnsiTheme="majorHAnsi" w:cstheme="majorBidi"/>
          <w:lang w:val="en-US"/>
        </w:rPr>
      </w:pPr>
    </w:p>
    <w:p w14:paraId="7A0F92F1" w14:textId="2120EC83" w:rsidR="40939A00" w:rsidDel="001933B7" w:rsidRDefault="40939A00" w:rsidP="7E6EA251">
      <w:pPr>
        <w:jc w:val="both"/>
        <w:rPr>
          <w:del w:id="1484" w:author="成朗" w:date="2024-03-18T20:37:00Z"/>
          <w:rFonts w:asciiTheme="majorHAnsi" w:hAnsiTheme="majorHAnsi" w:cstheme="majorBidi"/>
          <w:lang w:val="en-US"/>
        </w:rPr>
      </w:pPr>
    </w:p>
    <w:p w14:paraId="57BCF170" w14:textId="6BBFD6FF" w:rsidR="40939A00" w:rsidDel="001933B7" w:rsidRDefault="40939A00" w:rsidP="7E6EA251">
      <w:pPr>
        <w:jc w:val="both"/>
        <w:rPr>
          <w:del w:id="1485" w:author="成朗" w:date="2024-03-18T20:37:00Z"/>
          <w:rFonts w:asciiTheme="majorHAnsi" w:hAnsiTheme="majorHAnsi" w:cstheme="majorBidi"/>
          <w:lang w:val="en-US"/>
        </w:rPr>
      </w:pPr>
    </w:p>
    <w:p w14:paraId="3BE92695" w14:textId="6BE29E8C" w:rsidR="40939A00" w:rsidDel="001933B7" w:rsidRDefault="40939A00" w:rsidP="7E6EA251">
      <w:pPr>
        <w:jc w:val="both"/>
        <w:rPr>
          <w:del w:id="1486" w:author="成朗" w:date="2024-03-18T20:37:00Z"/>
          <w:rFonts w:asciiTheme="majorHAnsi" w:hAnsiTheme="majorHAnsi" w:cstheme="majorBidi"/>
          <w:lang w:val="en-US"/>
        </w:rPr>
      </w:pPr>
    </w:p>
    <w:p w14:paraId="0589AE92" w14:textId="2F39DE01" w:rsidR="40939A00" w:rsidDel="001933B7" w:rsidRDefault="40939A00" w:rsidP="7E6EA251">
      <w:pPr>
        <w:jc w:val="both"/>
        <w:rPr>
          <w:del w:id="1487" w:author="成朗" w:date="2024-03-18T20:37:00Z"/>
          <w:rFonts w:asciiTheme="majorHAnsi" w:hAnsiTheme="majorHAnsi" w:cstheme="majorBidi"/>
          <w:lang w:val="en-US"/>
        </w:rPr>
      </w:pPr>
    </w:p>
    <w:p w14:paraId="0F4D259F" w14:textId="0B74DF5C" w:rsidR="40939A00" w:rsidDel="001933B7" w:rsidRDefault="40939A00" w:rsidP="7E6EA251">
      <w:pPr>
        <w:jc w:val="both"/>
        <w:rPr>
          <w:del w:id="1488" w:author="成朗" w:date="2024-03-18T20:37:00Z"/>
          <w:rFonts w:asciiTheme="majorHAnsi" w:hAnsiTheme="majorHAnsi" w:cstheme="majorBidi"/>
          <w:lang w:val="en-US"/>
        </w:rPr>
      </w:pPr>
    </w:p>
    <w:p w14:paraId="781DFCD4" w14:textId="10C1875A" w:rsidR="40939A00" w:rsidDel="001933B7" w:rsidRDefault="40939A00" w:rsidP="7E6EA251">
      <w:pPr>
        <w:jc w:val="both"/>
        <w:rPr>
          <w:del w:id="1489" w:author="成朗" w:date="2024-03-18T20:37:00Z"/>
          <w:rFonts w:asciiTheme="majorHAnsi" w:hAnsiTheme="majorHAnsi" w:cstheme="majorBidi"/>
          <w:lang w:val="en-US"/>
        </w:rPr>
      </w:pPr>
    </w:p>
    <w:p w14:paraId="09FED933" w14:textId="0BF2C559" w:rsidR="40939A00" w:rsidDel="001933B7" w:rsidRDefault="40939A00" w:rsidP="7E6EA251">
      <w:pPr>
        <w:jc w:val="both"/>
        <w:rPr>
          <w:del w:id="1490" w:author="成朗" w:date="2024-03-18T20:37:00Z"/>
          <w:rFonts w:asciiTheme="majorHAnsi" w:hAnsiTheme="majorHAnsi" w:cstheme="majorBidi"/>
          <w:b/>
          <w:bCs/>
          <w:lang w:val="en-US"/>
        </w:rPr>
      </w:pPr>
    </w:p>
    <w:p w14:paraId="5B78ACC6" w14:textId="5D26D733" w:rsidR="40939A00" w:rsidRDefault="782385A4" w:rsidP="7E6EA251">
      <w:pPr>
        <w:jc w:val="both"/>
        <w:rPr>
          <w:rFonts w:asciiTheme="majorHAnsi" w:hAnsiTheme="majorHAnsi" w:cstheme="majorBidi"/>
          <w:b/>
          <w:bCs/>
          <w:lang w:val="en-US"/>
        </w:rPr>
      </w:pPr>
      <w:r w:rsidRPr="7E6EA251">
        <w:rPr>
          <w:rFonts w:asciiTheme="majorHAnsi" w:hAnsiTheme="majorHAnsi" w:cstheme="majorBidi"/>
          <w:b/>
          <w:bCs/>
          <w:lang w:val="en-US"/>
        </w:rPr>
        <w:t xml:space="preserve">Appendix A: </w:t>
      </w:r>
      <w:r w:rsidR="6D379307" w:rsidRPr="7E6EA251">
        <w:rPr>
          <w:rFonts w:asciiTheme="majorHAnsi" w:hAnsiTheme="majorHAnsi" w:cstheme="majorBidi"/>
          <w:b/>
          <w:bCs/>
          <w:lang w:val="en-US"/>
        </w:rPr>
        <w:t xml:space="preserve">Fraction of affected workers </w:t>
      </w:r>
    </w:p>
    <w:tbl>
      <w:tblPr>
        <w:tblStyle w:val="a3"/>
        <w:tblW w:w="0" w:type="auto"/>
        <w:tblLayout w:type="fixed"/>
        <w:tblLook w:val="06A0" w:firstRow="1" w:lastRow="0" w:firstColumn="1" w:lastColumn="0" w:noHBand="1" w:noVBand="1"/>
      </w:tblPr>
      <w:tblGrid>
        <w:gridCol w:w="4508"/>
        <w:gridCol w:w="4508"/>
      </w:tblGrid>
      <w:tr w:rsidR="7E6EA251" w14:paraId="48116B8E" w14:textId="77777777" w:rsidTr="7E6EA251">
        <w:trPr>
          <w:trHeight w:val="300"/>
        </w:trPr>
        <w:tc>
          <w:tcPr>
            <w:tcW w:w="9016" w:type="dxa"/>
            <w:gridSpan w:val="2"/>
          </w:tcPr>
          <w:p w14:paraId="0E20C110" w14:textId="2915D5DD" w:rsidR="536C3776" w:rsidRDefault="536C3776" w:rsidP="7E6EA251">
            <w:r>
              <w:t xml:space="preserve">Figure A.1: Fraction of affected workers and </w:t>
            </w:r>
            <w:r w:rsidR="616A33D3">
              <w:t>changes in fraction of affected workers</w:t>
            </w:r>
          </w:p>
        </w:tc>
      </w:tr>
      <w:tr w:rsidR="4E90BE44" w14:paraId="4D44035D" w14:textId="77777777" w:rsidTr="7E6EA251">
        <w:trPr>
          <w:trHeight w:val="300"/>
        </w:trPr>
        <w:tc>
          <w:tcPr>
            <w:tcW w:w="9016" w:type="dxa"/>
            <w:gridSpan w:val="2"/>
          </w:tcPr>
          <w:p w14:paraId="222075BB" w14:textId="137577F9" w:rsidR="1C95075C" w:rsidRDefault="1C95075C" w:rsidP="4E90BE44">
            <w:pPr>
              <w:jc w:val="center"/>
              <w:rPr>
                <w:rFonts w:asciiTheme="majorHAnsi" w:hAnsiTheme="majorHAnsi" w:cstheme="majorBidi"/>
                <w:b/>
                <w:bCs/>
                <w:lang w:val="en-US"/>
              </w:rPr>
            </w:pPr>
            <w:r>
              <w:rPr>
                <w:noProof/>
              </w:rPr>
              <w:drawing>
                <wp:inline distT="0" distB="0" distL="0" distR="0" wp14:anchorId="1F9AF95B" wp14:editId="1EF53C9D">
                  <wp:extent cx="4572000" cy="3048000"/>
                  <wp:effectExtent l="0" t="0" r="0" b="0"/>
                  <wp:docPr id="560120466" name="Picture 56012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tc>
      </w:tr>
      <w:tr w:rsidR="4E90BE44" w14:paraId="40EBB27C" w14:textId="77777777" w:rsidTr="7E6EA251">
        <w:trPr>
          <w:trHeight w:val="300"/>
        </w:trPr>
        <w:tc>
          <w:tcPr>
            <w:tcW w:w="4508" w:type="dxa"/>
          </w:tcPr>
          <w:p w14:paraId="19D50DB9" w14:textId="1F7710CA" w:rsidR="094DB0A7" w:rsidRDefault="094DB0A7" w:rsidP="4E90BE44">
            <w:pPr>
              <w:rPr>
                <w:rFonts w:asciiTheme="majorHAnsi" w:hAnsiTheme="majorHAnsi" w:cstheme="majorBidi"/>
                <w:b/>
                <w:bCs/>
                <w:lang w:val="en-US"/>
              </w:rPr>
            </w:pPr>
            <w:r>
              <w:rPr>
                <w:noProof/>
              </w:rPr>
              <w:drawing>
                <wp:inline distT="0" distB="0" distL="0" distR="0" wp14:anchorId="4EF2422D" wp14:editId="7D6B785B">
                  <wp:extent cx="2714625" cy="1809750"/>
                  <wp:effectExtent l="0" t="0" r="0" b="0"/>
                  <wp:docPr id="769960710" name="Picture 76996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69095E21" w14:textId="4C668C12" w:rsidR="094DB0A7" w:rsidRDefault="094DB0A7" w:rsidP="4E90BE44">
            <w:pPr>
              <w:rPr>
                <w:rFonts w:asciiTheme="majorHAnsi" w:hAnsiTheme="majorHAnsi" w:cstheme="majorBidi"/>
                <w:b/>
                <w:bCs/>
                <w:lang w:val="en-US"/>
              </w:rPr>
            </w:pPr>
            <w:r>
              <w:rPr>
                <w:noProof/>
              </w:rPr>
              <w:drawing>
                <wp:inline distT="0" distB="0" distL="0" distR="0" wp14:anchorId="337F040E" wp14:editId="371A0CD7">
                  <wp:extent cx="2714625" cy="1809750"/>
                  <wp:effectExtent l="0" t="0" r="0" b="0"/>
                  <wp:docPr id="353907265" name="Picture 35390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E90BE44" w14:paraId="45D0C7CD" w14:textId="77777777" w:rsidTr="7E6EA251">
        <w:trPr>
          <w:trHeight w:val="300"/>
        </w:trPr>
        <w:tc>
          <w:tcPr>
            <w:tcW w:w="4508" w:type="dxa"/>
          </w:tcPr>
          <w:p w14:paraId="42F163C7" w14:textId="2932AD92" w:rsidR="094DB0A7" w:rsidRDefault="094DB0A7" w:rsidP="4E90BE44">
            <w:pPr>
              <w:rPr>
                <w:rFonts w:asciiTheme="majorHAnsi" w:hAnsiTheme="majorHAnsi" w:cstheme="majorBidi"/>
                <w:b/>
                <w:bCs/>
                <w:lang w:val="en-US"/>
              </w:rPr>
            </w:pPr>
            <w:r>
              <w:rPr>
                <w:noProof/>
              </w:rPr>
              <w:drawing>
                <wp:inline distT="0" distB="0" distL="0" distR="0" wp14:anchorId="22AEE809" wp14:editId="214A3683">
                  <wp:extent cx="2714625" cy="1809750"/>
                  <wp:effectExtent l="0" t="0" r="0" b="0"/>
                  <wp:docPr id="834309656" name="Picture 83430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4D851189" w14:textId="6FFD98A3" w:rsidR="094DB0A7" w:rsidRDefault="094DB0A7" w:rsidP="4E90BE44">
            <w:r>
              <w:rPr>
                <w:noProof/>
              </w:rPr>
              <w:drawing>
                <wp:inline distT="0" distB="0" distL="0" distR="0" wp14:anchorId="698C0768" wp14:editId="0E3BA589">
                  <wp:extent cx="2714625" cy="1809750"/>
                  <wp:effectExtent l="0" t="0" r="0" b="0"/>
                  <wp:docPr id="1413756256" name="Picture 141375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E90BE44" w14:paraId="3E44DB80" w14:textId="77777777" w:rsidTr="7E6EA251">
        <w:trPr>
          <w:trHeight w:val="300"/>
        </w:trPr>
        <w:tc>
          <w:tcPr>
            <w:tcW w:w="4508" w:type="dxa"/>
          </w:tcPr>
          <w:p w14:paraId="7E35A836" w14:textId="42BC8C15" w:rsidR="094DB0A7" w:rsidRDefault="094DB0A7" w:rsidP="4E90BE44">
            <w:pPr>
              <w:rPr>
                <w:rFonts w:asciiTheme="majorHAnsi" w:hAnsiTheme="majorHAnsi" w:cstheme="majorBidi"/>
                <w:b/>
                <w:bCs/>
                <w:lang w:val="en-US"/>
              </w:rPr>
            </w:pPr>
            <w:r>
              <w:rPr>
                <w:noProof/>
              </w:rPr>
              <w:lastRenderedPageBreak/>
              <w:drawing>
                <wp:inline distT="0" distB="0" distL="0" distR="0" wp14:anchorId="45C58ACE" wp14:editId="557F4309">
                  <wp:extent cx="2714625" cy="1809750"/>
                  <wp:effectExtent l="0" t="0" r="0" b="0"/>
                  <wp:docPr id="1151042654" name="Picture 115104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6448749A" w14:textId="5967291B" w:rsidR="094DB0A7" w:rsidRDefault="094DB0A7" w:rsidP="4E90BE44">
            <w:pPr>
              <w:rPr>
                <w:rFonts w:asciiTheme="majorHAnsi" w:hAnsiTheme="majorHAnsi" w:cstheme="majorBidi"/>
                <w:b/>
                <w:bCs/>
                <w:lang w:val="en-US"/>
              </w:rPr>
            </w:pPr>
            <w:r>
              <w:rPr>
                <w:noProof/>
              </w:rPr>
              <w:drawing>
                <wp:inline distT="0" distB="0" distL="0" distR="0" wp14:anchorId="30EEB6DA" wp14:editId="1E12E245">
                  <wp:extent cx="2714625" cy="1809750"/>
                  <wp:effectExtent l="0" t="0" r="0" b="0"/>
                  <wp:docPr id="1838238304" name="Picture 183823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E90BE44" w14:paraId="17800BBF" w14:textId="77777777" w:rsidTr="7E6EA251">
        <w:trPr>
          <w:trHeight w:val="300"/>
        </w:trPr>
        <w:tc>
          <w:tcPr>
            <w:tcW w:w="4508" w:type="dxa"/>
          </w:tcPr>
          <w:p w14:paraId="0068A721" w14:textId="02D70CEE" w:rsidR="094DB0A7" w:rsidRDefault="094DB0A7" w:rsidP="4E90BE44">
            <w:pPr>
              <w:rPr>
                <w:rFonts w:asciiTheme="majorHAnsi" w:hAnsiTheme="majorHAnsi" w:cstheme="majorBidi"/>
                <w:b/>
                <w:bCs/>
                <w:lang w:val="en-US"/>
              </w:rPr>
            </w:pPr>
            <w:r>
              <w:rPr>
                <w:noProof/>
              </w:rPr>
              <w:drawing>
                <wp:inline distT="0" distB="0" distL="0" distR="0" wp14:anchorId="0F09EDA7" wp14:editId="3962CB02">
                  <wp:extent cx="2714625" cy="1809750"/>
                  <wp:effectExtent l="0" t="0" r="0" b="0"/>
                  <wp:docPr id="1549480469" name="Picture 154948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4F9D1051" w14:textId="7CF69143" w:rsidR="094DB0A7" w:rsidRDefault="094DB0A7" w:rsidP="4E90BE44">
            <w:pPr>
              <w:rPr>
                <w:rFonts w:asciiTheme="majorHAnsi" w:hAnsiTheme="majorHAnsi" w:cstheme="majorBidi"/>
                <w:b/>
                <w:bCs/>
                <w:lang w:val="en-US"/>
              </w:rPr>
            </w:pPr>
            <w:r>
              <w:rPr>
                <w:noProof/>
              </w:rPr>
              <w:drawing>
                <wp:inline distT="0" distB="0" distL="0" distR="0" wp14:anchorId="098B0DB5" wp14:editId="6BB928E5">
                  <wp:extent cx="2714625" cy="1809750"/>
                  <wp:effectExtent l="0" t="0" r="0" b="0"/>
                  <wp:docPr id="234113097" name="Picture 23411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E90BE44" w14:paraId="1B364CAC" w14:textId="77777777" w:rsidTr="7E6EA251">
        <w:trPr>
          <w:trHeight w:val="300"/>
        </w:trPr>
        <w:tc>
          <w:tcPr>
            <w:tcW w:w="4508" w:type="dxa"/>
          </w:tcPr>
          <w:p w14:paraId="5E6DB44D" w14:textId="2FB925C3" w:rsidR="094DB0A7" w:rsidRDefault="094DB0A7" w:rsidP="4E90BE44">
            <w:pPr>
              <w:rPr>
                <w:rFonts w:asciiTheme="majorHAnsi" w:hAnsiTheme="majorHAnsi" w:cstheme="majorBidi"/>
                <w:b/>
                <w:bCs/>
                <w:lang w:val="en-US"/>
              </w:rPr>
            </w:pPr>
            <w:r>
              <w:rPr>
                <w:noProof/>
              </w:rPr>
              <w:drawing>
                <wp:inline distT="0" distB="0" distL="0" distR="0" wp14:anchorId="13F57D02" wp14:editId="63AC800C">
                  <wp:extent cx="2714625" cy="1809750"/>
                  <wp:effectExtent l="0" t="0" r="0" b="0"/>
                  <wp:docPr id="272994900" name="Picture 27299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27830131" w14:textId="5B7507A1" w:rsidR="094DB0A7" w:rsidRDefault="094DB0A7" w:rsidP="4E90BE44">
            <w:pPr>
              <w:rPr>
                <w:rFonts w:asciiTheme="majorHAnsi" w:hAnsiTheme="majorHAnsi" w:cstheme="majorBidi"/>
                <w:b/>
                <w:bCs/>
                <w:lang w:val="en-US"/>
              </w:rPr>
            </w:pPr>
            <w:r>
              <w:rPr>
                <w:noProof/>
              </w:rPr>
              <w:drawing>
                <wp:inline distT="0" distB="0" distL="0" distR="0" wp14:anchorId="2E1661F5" wp14:editId="019C4916">
                  <wp:extent cx="2714625" cy="1809750"/>
                  <wp:effectExtent l="0" t="0" r="0" b="0"/>
                  <wp:docPr id="1854747584" name="Picture 185474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bl>
    <w:p w14:paraId="2988D4E8" w14:textId="44C463C0" w:rsidR="4E90BE44" w:rsidRDefault="4E90BE44" w:rsidP="4E90BE44">
      <w:pPr>
        <w:rPr>
          <w:rFonts w:asciiTheme="majorHAnsi" w:hAnsiTheme="majorHAnsi" w:cstheme="majorBidi"/>
          <w:b/>
          <w:bCs/>
          <w:lang w:val="en-US"/>
        </w:rPr>
      </w:pPr>
    </w:p>
    <w:p w14:paraId="261FDE2D" w14:textId="062AC514" w:rsidR="4E90BE44" w:rsidRDefault="4E90BE44" w:rsidP="4E90BE44">
      <w:pPr>
        <w:rPr>
          <w:rFonts w:asciiTheme="majorHAnsi" w:hAnsiTheme="majorHAnsi" w:cstheme="majorBidi"/>
          <w:b/>
          <w:bCs/>
          <w:lang w:val="en-US"/>
        </w:rPr>
      </w:pPr>
    </w:p>
    <w:p w14:paraId="2EEE51D4" w14:textId="7F730D4B" w:rsidR="001933B7" w:rsidRDefault="001933B7">
      <w:pPr>
        <w:rPr>
          <w:ins w:id="1491" w:author="成朗" w:date="2024-03-18T20:38:00Z"/>
          <w:rFonts w:asciiTheme="majorHAnsi" w:hAnsiTheme="majorHAnsi" w:cstheme="majorBidi"/>
          <w:b/>
          <w:bCs/>
          <w:lang w:val="en-US"/>
        </w:rPr>
      </w:pPr>
      <w:ins w:id="1492" w:author="成朗" w:date="2024-03-18T20:38:00Z">
        <w:r>
          <w:rPr>
            <w:rFonts w:asciiTheme="majorHAnsi" w:hAnsiTheme="majorHAnsi" w:cstheme="majorBidi"/>
            <w:b/>
            <w:bCs/>
            <w:lang w:val="en-US"/>
          </w:rPr>
          <w:br w:type="page"/>
        </w:r>
      </w:ins>
    </w:p>
    <w:p w14:paraId="7BD1FA6B" w14:textId="77777777" w:rsidR="4E90BE44" w:rsidRDefault="4E90BE44" w:rsidP="4E90BE44">
      <w:pPr>
        <w:rPr>
          <w:rFonts w:asciiTheme="majorHAnsi" w:hAnsiTheme="majorHAnsi" w:cstheme="majorBidi"/>
          <w:b/>
          <w:bCs/>
          <w:lang w:val="en-US"/>
        </w:rPr>
      </w:pPr>
    </w:p>
    <w:p w14:paraId="3F603506" w14:textId="7413D79D" w:rsidR="004E532E" w:rsidRDefault="56BB1253" w:rsidP="4E90BE44">
      <w:pPr>
        <w:rPr>
          <w:rFonts w:asciiTheme="majorHAnsi" w:hAnsiTheme="majorHAnsi" w:cstheme="majorBidi"/>
          <w:b/>
          <w:bCs/>
          <w:lang w:val="en-US"/>
        </w:rPr>
      </w:pPr>
      <w:r w:rsidRPr="785BD856">
        <w:rPr>
          <w:rFonts w:asciiTheme="majorHAnsi" w:hAnsiTheme="majorHAnsi" w:cstheme="majorBidi"/>
          <w:b/>
          <w:bCs/>
          <w:lang w:val="en-US"/>
        </w:rPr>
        <w:t xml:space="preserve">Appendix </w:t>
      </w:r>
      <w:r w:rsidR="6EC6F86D" w:rsidRPr="785BD856">
        <w:rPr>
          <w:rFonts w:asciiTheme="majorHAnsi" w:hAnsiTheme="majorHAnsi" w:cstheme="majorBidi"/>
          <w:b/>
          <w:bCs/>
          <w:lang w:val="en-US"/>
        </w:rPr>
        <w:t>B</w:t>
      </w:r>
      <w:r w:rsidRPr="785BD856">
        <w:rPr>
          <w:rFonts w:asciiTheme="majorHAnsi" w:hAnsiTheme="majorHAnsi" w:cstheme="majorBidi"/>
          <w:b/>
          <w:bCs/>
          <w:lang w:val="en-US"/>
        </w:rPr>
        <w:t xml:space="preserve">: </w:t>
      </w:r>
      <w:r w:rsidR="4682230D" w:rsidRPr="785BD856">
        <w:rPr>
          <w:rFonts w:asciiTheme="majorHAnsi" w:hAnsiTheme="majorHAnsi" w:cstheme="majorBidi"/>
          <w:b/>
          <w:bCs/>
          <w:lang w:val="en-US"/>
        </w:rPr>
        <w:t>Unweighted results</w:t>
      </w:r>
    </w:p>
    <w:p w14:paraId="18B88115" w14:textId="3C89EE78" w:rsidR="05706377" w:rsidRDefault="05706377">
      <w:r w:rsidRPr="7E6EA251">
        <w:rPr>
          <w:rFonts w:ascii="Calibri Light" w:eastAsia="Calibri Light" w:hAnsi="Calibri Light" w:cs="Calibri Light"/>
          <w:lang w:val="en-US"/>
        </w:rPr>
        <w:t>The main text features weighted regression results. In this appendix, we display the results obtained prior to applying the pre-policy values as weights.</w:t>
      </w:r>
    </w:p>
    <w:p w14:paraId="1AFC2BE7" w14:textId="3F085A0F" w:rsidR="2A81B5DE" w:rsidRDefault="2A81B5DE" w:rsidP="7E6EA251">
      <w:pPr>
        <w:pStyle w:val="a4"/>
        <w:numPr>
          <w:ilvl w:val="0"/>
          <w:numId w:val="4"/>
        </w:numPr>
        <w:rPr>
          <w:rFonts w:asciiTheme="majorHAnsi" w:hAnsiTheme="majorHAnsi" w:cstheme="majorBidi"/>
          <w:b/>
          <w:bCs/>
          <w:lang w:val="en-US"/>
        </w:rPr>
      </w:pPr>
      <w:r w:rsidRPr="7E6EA251">
        <w:rPr>
          <w:rFonts w:asciiTheme="majorHAnsi" w:hAnsiTheme="majorHAnsi" w:cstheme="majorBidi"/>
          <w:b/>
          <w:bCs/>
          <w:lang w:val="en-US"/>
        </w:rPr>
        <w:t>Average wage</w:t>
      </w:r>
    </w:p>
    <w:tbl>
      <w:tblPr>
        <w:tblStyle w:val="a3"/>
        <w:tblW w:w="0" w:type="auto"/>
        <w:tblLayout w:type="fixed"/>
        <w:tblLook w:val="06A0" w:firstRow="1" w:lastRow="0" w:firstColumn="1" w:lastColumn="0" w:noHBand="1" w:noVBand="1"/>
      </w:tblPr>
      <w:tblGrid>
        <w:gridCol w:w="4508"/>
        <w:gridCol w:w="4508"/>
      </w:tblGrid>
      <w:tr w:rsidR="40939A00" w14:paraId="5737FDAB" w14:textId="77777777" w:rsidTr="7E6EA251">
        <w:trPr>
          <w:trHeight w:val="300"/>
        </w:trPr>
        <w:tc>
          <w:tcPr>
            <w:tcW w:w="9016" w:type="dxa"/>
            <w:gridSpan w:val="2"/>
          </w:tcPr>
          <w:p w14:paraId="08DBB0E1" w14:textId="385A75B1" w:rsidR="40939A00" w:rsidRDefault="7ABEE28D" w:rsidP="7E6EA251">
            <w:pPr>
              <w:rPr>
                <w:rFonts w:asciiTheme="majorHAnsi" w:hAnsiTheme="majorHAnsi" w:cstheme="majorBidi"/>
                <w:lang w:val="en-GB"/>
              </w:rPr>
            </w:pPr>
            <w:r w:rsidRPr="7E6EA251">
              <w:rPr>
                <w:rFonts w:asciiTheme="majorHAnsi" w:hAnsiTheme="majorHAnsi" w:cstheme="majorBidi"/>
                <w:lang w:val="en-GB"/>
              </w:rPr>
              <w:t>Figure B.1) Effect</w:t>
            </w:r>
            <w:r w:rsidR="2D221FC0" w:rsidRPr="7E6EA251">
              <w:rPr>
                <w:rFonts w:asciiTheme="majorHAnsi" w:hAnsiTheme="majorHAnsi" w:cstheme="majorBidi"/>
                <w:lang w:val="en-GB"/>
              </w:rPr>
              <w:t xml:space="preserve"> of the minimum wage hike on average wage</w:t>
            </w:r>
          </w:p>
        </w:tc>
      </w:tr>
      <w:tr w:rsidR="40939A00" w14:paraId="6FF3ED1F" w14:textId="77777777" w:rsidTr="7E6EA251">
        <w:trPr>
          <w:trHeight w:val="300"/>
        </w:trPr>
        <w:tc>
          <w:tcPr>
            <w:tcW w:w="4508" w:type="dxa"/>
          </w:tcPr>
          <w:p w14:paraId="267D8A8E" w14:textId="19AB75D4" w:rsidR="0B31846F" w:rsidRDefault="0B31846F" w:rsidP="40939A00">
            <w:r>
              <w:rPr>
                <w:noProof/>
              </w:rPr>
              <w:drawing>
                <wp:inline distT="0" distB="0" distL="0" distR="0" wp14:anchorId="284ABA12" wp14:editId="21F51A4C">
                  <wp:extent cx="2714625" cy="1809750"/>
                  <wp:effectExtent l="0" t="0" r="0" b="0"/>
                  <wp:docPr id="789110631" name="Picture 78911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36CDAFF9" w14:textId="51B07CD7" w:rsidR="2644E57F" w:rsidRDefault="2644E57F" w:rsidP="40939A00">
            <w:r>
              <w:rPr>
                <w:noProof/>
              </w:rPr>
              <w:drawing>
                <wp:inline distT="0" distB="0" distL="0" distR="0" wp14:anchorId="705F5BF0" wp14:editId="065C6757">
                  <wp:extent cx="2714625" cy="1809750"/>
                  <wp:effectExtent l="0" t="0" r="0" b="0"/>
                  <wp:docPr id="911328018" name="Picture 91132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7D368158" w14:textId="77777777" w:rsidTr="7E6EA251">
        <w:trPr>
          <w:trHeight w:val="300"/>
        </w:trPr>
        <w:tc>
          <w:tcPr>
            <w:tcW w:w="4508" w:type="dxa"/>
          </w:tcPr>
          <w:p w14:paraId="0CACA5C2" w14:textId="6DFD211E" w:rsidR="40939A00" w:rsidRDefault="03DBAE8F"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Balanced sample</w:t>
            </w:r>
          </w:p>
        </w:tc>
        <w:tc>
          <w:tcPr>
            <w:tcW w:w="4508" w:type="dxa"/>
          </w:tcPr>
          <w:p w14:paraId="03D1853D" w14:textId="6890462B" w:rsidR="40939A00" w:rsidRDefault="03DBAE8F"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 xml:space="preserve">Sample of surviving farms </w:t>
            </w:r>
          </w:p>
        </w:tc>
      </w:tr>
      <w:tr w:rsidR="40939A00" w14:paraId="185EA645" w14:textId="77777777" w:rsidTr="7E6EA251">
        <w:trPr>
          <w:trHeight w:val="300"/>
        </w:trPr>
        <w:tc>
          <w:tcPr>
            <w:tcW w:w="4508" w:type="dxa"/>
          </w:tcPr>
          <w:p w14:paraId="7C1611EC" w14:textId="4BEAB691" w:rsidR="02D3D9CE" w:rsidRDefault="02D3D9CE" w:rsidP="40939A00">
            <w:r>
              <w:rPr>
                <w:noProof/>
              </w:rPr>
              <w:drawing>
                <wp:inline distT="0" distB="0" distL="0" distR="0" wp14:anchorId="06A5DA9D" wp14:editId="79748698">
                  <wp:extent cx="2714625" cy="1809750"/>
                  <wp:effectExtent l="0" t="0" r="0" b="0"/>
                  <wp:docPr id="1588026822" name="Picture 158802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2CE2D74D" w14:textId="69AE8ED1" w:rsidR="6A9902DE" w:rsidRDefault="6A9902DE" w:rsidP="40939A00">
            <w:r>
              <w:rPr>
                <w:noProof/>
              </w:rPr>
              <w:drawing>
                <wp:inline distT="0" distB="0" distL="0" distR="0" wp14:anchorId="1BF07139" wp14:editId="7598940C">
                  <wp:extent cx="2714625" cy="1809750"/>
                  <wp:effectExtent l="0" t="0" r="0" b="0"/>
                  <wp:docPr id="947564105" name="Picture 9475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7E2606E4" w14:textId="77777777" w:rsidTr="7E6EA251">
        <w:trPr>
          <w:trHeight w:val="300"/>
        </w:trPr>
        <w:tc>
          <w:tcPr>
            <w:tcW w:w="4508" w:type="dxa"/>
          </w:tcPr>
          <w:p w14:paraId="42396458" w14:textId="7B5A659F" w:rsidR="40939A00" w:rsidRDefault="5A1F8E40"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 xml:space="preserve">Balanced sample: Non-seasonal </w:t>
            </w:r>
          </w:p>
        </w:tc>
        <w:tc>
          <w:tcPr>
            <w:tcW w:w="4508" w:type="dxa"/>
          </w:tcPr>
          <w:p w14:paraId="167855AC" w14:textId="55C50181" w:rsidR="40939A00" w:rsidRDefault="5A1F8E40"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 xml:space="preserve">Sample of surviving farms: Non-seasonal </w:t>
            </w:r>
          </w:p>
        </w:tc>
      </w:tr>
      <w:tr w:rsidR="40939A00" w14:paraId="363A955D" w14:textId="77777777" w:rsidTr="7E6EA251">
        <w:trPr>
          <w:trHeight w:val="300"/>
        </w:trPr>
        <w:tc>
          <w:tcPr>
            <w:tcW w:w="4508" w:type="dxa"/>
          </w:tcPr>
          <w:p w14:paraId="1D993AD0" w14:textId="3F165D52" w:rsidR="2B1FFB66" w:rsidRDefault="2B1FFB66" w:rsidP="40939A00">
            <w:r>
              <w:rPr>
                <w:noProof/>
              </w:rPr>
              <w:drawing>
                <wp:inline distT="0" distB="0" distL="0" distR="0" wp14:anchorId="3F484E68" wp14:editId="27013D47">
                  <wp:extent cx="2714625" cy="1809750"/>
                  <wp:effectExtent l="0" t="0" r="0" b="0"/>
                  <wp:docPr id="1659002264" name="Picture 165900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3C59D626" w14:textId="1A21E2A3" w:rsidR="2D2E830E" w:rsidRDefault="2D2E830E" w:rsidP="40939A00">
            <w:r>
              <w:rPr>
                <w:noProof/>
              </w:rPr>
              <w:drawing>
                <wp:inline distT="0" distB="0" distL="0" distR="0" wp14:anchorId="13240664" wp14:editId="0865086F">
                  <wp:extent cx="2714625" cy="1809750"/>
                  <wp:effectExtent l="0" t="0" r="0" b="0"/>
                  <wp:docPr id="352858349" name="Picture 35285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1E9996CE" w14:textId="77777777" w:rsidTr="7E6EA251">
        <w:trPr>
          <w:trHeight w:val="300"/>
        </w:trPr>
        <w:tc>
          <w:tcPr>
            <w:tcW w:w="4508" w:type="dxa"/>
          </w:tcPr>
          <w:p w14:paraId="3AB4D403" w14:textId="7A76D8D9" w:rsidR="40939A00" w:rsidRDefault="3ED032F9"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Balanced sample: Non-seasonal</w:t>
            </w:r>
          </w:p>
        </w:tc>
        <w:tc>
          <w:tcPr>
            <w:tcW w:w="4508" w:type="dxa"/>
          </w:tcPr>
          <w:p w14:paraId="6BE63BB6" w14:textId="7CDF0EEE" w:rsidR="40939A00" w:rsidRDefault="3ED032F9"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 xml:space="preserve">Sample of surviving farms: Seasonal </w:t>
            </w:r>
          </w:p>
        </w:tc>
      </w:tr>
      <w:tr w:rsidR="7E6EA251" w14:paraId="2185CFBA" w14:textId="77777777" w:rsidTr="7E6EA251">
        <w:trPr>
          <w:trHeight w:val="300"/>
        </w:trPr>
        <w:tc>
          <w:tcPr>
            <w:tcW w:w="4508" w:type="dxa"/>
          </w:tcPr>
          <w:p w14:paraId="4FB8B4FE" w14:textId="2EE53565" w:rsidR="21E9C5D8" w:rsidRDefault="21E9C5D8" w:rsidP="7E6EA251">
            <w:pPr>
              <w:rPr>
                <w:rFonts w:asciiTheme="majorHAnsi" w:hAnsiTheme="majorHAnsi" w:cstheme="majorBidi"/>
                <w:lang w:val="en-GB"/>
              </w:rPr>
            </w:pPr>
            <w:r>
              <w:rPr>
                <w:noProof/>
              </w:rPr>
              <w:lastRenderedPageBreak/>
              <w:drawing>
                <wp:inline distT="0" distB="0" distL="0" distR="0" wp14:anchorId="31B8D176" wp14:editId="28F56A70">
                  <wp:extent cx="2714625" cy="1809750"/>
                  <wp:effectExtent l="0" t="0" r="0" b="0"/>
                  <wp:docPr id="1383591903" name="Picture 138359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17FB5815" w14:textId="2764EF0A" w:rsidR="21E9C5D8" w:rsidRDefault="21E9C5D8" w:rsidP="7E6EA251">
            <w:pPr>
              <w:rPr>
                <w:rFonts w:asciiTheme="majorHAnsi" w:hAnsiTheme="majorHAnsi" w:cstheme="majorBidi"/>
                <w:lang w:val="en-GB"/>
              </w:rPr>
            </w:pPr>
            <w:r>
              <w:rPr>
                <w:noProof/>
              </w:rPr>
              <w:drawing>
                <wp:inline distT="0" distB="0" distL="0" distR="0" wp14:anchorId="70EB2DCA" wp14:editId="5554956D">
                  <wp:extent cx="2714625" cy="1809750"/>
                  <wp:effectExtent l="0" t="0" r="0" b="0"/>
                  <wp:docPr id="1438839308" name="Picture 143883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7E6EA251" w14:paraId="498EE59D" w14:textId="77777777" w:rsidTr="7E6EA251">
        <w:trPr>
          <w:trHeight w:val="300"/>
        </w:trPr>
        <w:tc>
          <w:tcPr>
            <w:tcW w:w="4508" w:type="dxa"/>
          </w:tcPr>
          <w:p w14:paraId="1CEE633C" w14:textId="23BD7AAF" w:rsidR="420A9AB8" w:rsidRDefault="420A9AB8"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Balanced sample: High-wage workers</w:t>
            </w:r>
          </w:p>
        </w:tc>
        <w:tc>
          <w:tcPr>
            <w:tcW w:w="4508" w:type="dxa"/>
          </w:tcPr>
          <w:p w14:paraId="1F9743B1" w14:textId="38441A0A" w:rsidR="420A9AB8" w:rsidRDefault="420A9AB8"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Sample of surviving farms: High-wage workers</w:t>
            </w:r>
          </w:p>
        </w:tc>
      </w:tr>
      <w:tr w:rsidR="7E6EA251" w14:paraId="0C4B7359" w14:textId="77777777" w:rsidTr="7E6EA251">
        <w:trPr>
          <w:trHeight w:val="300"/>
        </w:trPr>
        <w:tc>
          <w:tcPr>
            <w:tcW w:w="4508" w:type="dxa"/>
          </w:tcPr>
          <w:p w14:paraId="42EE0F73" w14:textId="288C7660" w:rsidR="21E9C5D8" w:rsidRDefault="21E9C5D8" w:rsidP="7E6EA251">
            <w:pPr>
              <w:rPr>
                <w:rFonts w:asciiTheme="majorHAnsi" w:hAnsiTheme="majorHAnsi" w:cstheme="majorBidi"/>
                <w:lang w:val="en-GB"/>
              </w:rPr>
            </w:pPr>
            <w:r>
              <w:rPr>
                <w:noProof/>
              </w:rPr>
              <w:drawing>
                <wp:inline distT="0" distB="0" distL="0" distR="0" wp14:anchorId="74E484B6" wp14:editId="57222E3C">
                  <wp:extent cx="2714625" cy="1809750"/>
                  <wp:effectExtent l="0" t="0" r="0" b="0"/>
                  <wp:docPr id="1892189570" name="Picture 189218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20C203E1" w14:textId="68A8F908" w:rsidR="21E9C5D8" w:rsidRDefault="21E9C5D8" w:rsidP="7E6EA251">
            <w:pPr>
              <w:rPr>
                <w:rFonts w:asciiTheme="majorHAnsi" w:hAnsiTheme="majorHAnsi" w:cstheme="majorBidi"/>
                <w:lang w:val="en-GB"/>
              </w:rPr>
            </w:pPr>
            <w:r>
              <w:rPr>
                <w:noProof/>
              </w:rPr>
              <w:drawing>
                <wp:inline distT="0" distB="0" distL="0" distR="0" wp14:anchorId="3A0D715B" wp14:editId="74C57B90">
                  <wp:extent cx="2714625" cy="1809750"/>
                  <wp:effectExtent l="0" t="0" r="0" b="0"/>
                  <wp:docPr id="1846050949" name="Picture 18460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7E6EA251" w14:paraId="107E3274" w14:textId="77777777" w:rsidTr="7E6EA251">
        <w:trPr>
          <w:trHeight w:val="300"/>
        </w:trPr>
        <w:tc>
          <w:tcPr>
            <w:tcW w:w="4508" w:type="dxa"/>
          </w:tcPr>
          <w:p w14:paraId="4663CFC7" w14:textId="5C4F2961" w:rsidR="1E30DEAC" w:rsidRDefault="1E30DEAC" w:rsidP="7E6EA251">
            <w:pPr>
              <w:pStyle w:val="a4"/>
              <w:numPr>
                <w:ilvl w:val="0"/>
                <w:numId w:val="6"/>
              </w:numPr>
              <w:rPr>
                <w:rFonts w:asciiTheme="majorHAnsi" w:hAnsiTheme="majorHAnsi" w:cstheme="majorBidi"/>
                <w:lang w:val="en-GB"/>
              </w:rPr>
            </w:pPr>
            <w:r w:rsidRPr="7E6EA251">
              <w:rPr>
                <w:rFonts w:asciiTheme="majorHAnsi" w:hAnsiTheme="majorHAnsi" w:cstheme="majorBidi"/>
                <w:lang w:val="en-GB"/>
              </w:rPr>
              <w:t>Balanced sample: Low-wage workers</w:t>
            </w:r>
          </w:p>
        </w:tc>
        <w:tc>
          <w:tcPr>
            <w:tcW w:w="4508" w:type="dxa"/>
          </w:tcPr>
          <w:p w14:paraId="3AD2BB79" w14:textId="290CD42E" w:rsidR="1E30DEAC" w:rsidRDefault="1E30DEAC" w:rsidP="7E6EA251">
            <w:pPr>
              <w:pStyle w:val="a4"/>
              <w:numPr>
                <w:ilvl w:val="0"/>
                <w:numId w:val="7"/>
              </w:numPr>
              <w:rPr>
                <w:rFonts w:asciiTheme="majorHAnsi" w:hAnsiTheme="majorHAnsi" w:cstheme="majorBidi"/>
                <w:lang w:val="en-GB"/>
              </w:rPr>
            </w:pPr>
            <w:r w:rsidRPr="7E6EA251">
              <w:rPr>
                <w:rFonts w:asciiTheme="majorHAnsi" w:hAnsiTheme="majorHAnsi" w:cstheme="majorBidi"/>
                <w:lang w:val="en-GB"/>
              </w:rPr>
              <w:t xml:space="preserve">Sample of surviving farms: Low-wage workers </w:t>
            </w:r>
          </w:p>
        </w:tc>
      </w:tr>
      <w:tr w:rsidR="40939A00" w14:paraId="42F1A7BD" w14:textId="77777777" w:rsidTr="7E6EA251">
        <w:trPr>
          <w:trHeight w:val="300"/>
        </w:trPr>
        <w:tc>
          <w:tcPr>
            <w:tcW w:w="9016" w:type="dxa"/>
            <w:gridSpan w:val="2"/>
          </w:tcPr>
          <w:p w14:paraId="376E7DD3" w14:textId="7EE10D27" w:rsidR="40939A00" w:rsidRDefault="40939A00" w:rsidP="40939A00">
            <w:pPr>
              <w:rPr>
                <w:rFonts w:asciiTheme="majorHAnsi" w:hAnsiTheme="majorHAnsi" w:cstheme="majorBidi"/>
                <w:lang w:val="en-GB"/>
              </w:rPr>
            </w:pPr>
            <w:r w:rsidRPr="40939A00">
              <w:rPr>
                <w:rFonts w:asciiTheme="majorHAnsi" w:hAnsiTheme="majorHAnsi" w:cstheme="majorBidi"/>
                <w:lang w:val="en-GB"/>
              </w:rPr>
              <w:t xml:space="preserve">Notes: </w:t>
            </w:r>
          </w:p>
          <w:p w14:paraId="04150459" w14:textId="4A88F9D7" w:rsidR="40939A00" w:rsidRDefault="40939A00" w:rsidP="40939A00">
            <w:pPr>
              <w:rPr>
                <w:rFonts w:asciiTheme="majorHAnsi" w:hAnsiTheme="majorHAnsi" w:cstheme="majorBidi"/>
                <w:lang w:val="en-GB"/>
              </w:rPr>
            </w:pPr>
            <w:r w:rsidRPr="40939A00">
              <w:rPr>
                <w:rFonts w:asciiTheme="majorHAnsi" w:hAnsiTheme="majorHAnsi" w:cstheme="majorBidi"/>
                <w:lang w:val="en-GB"/>
              </w:rPr>
              <w:t xml:space="preserve">Source: </w:t>
            </w:r>
          </w:p>
        </w:tc>
      </w:tr>
    </w:tbl>
    <w:p w14:paraId="313823E4" w14:textId="080BACE1" w:rsidR="40939A00" w:rsidRDefault="40939A00" w:rsidP="40939A00">
      <w:pPr>
        <w:rPr>
          <w:rFonts w:asciiTheme="majorHAnsi" w:hAnsiTheme="majorHAnsi" w:cstheme="majorBidi"/>
          <w:b/>
          <w:bCs/>
          <w:lang w:val="en-US"/>
        </w:rPr>
      </w:pPr>
    </w:p>
    <w:p w14:paraId="4C26C16E" w14:textId="77777777" w:rsidR="0015796A" w:rsidRDefault="0015796A">
      <w:pPr>
        <w:rPr>
          <w:rFonts w:asciiTheme="majorHAnsi" w:hAnsiTheme="majorHAnsi" w:cstheme="majorHAnsi"/>
          <w:lang w:val="en-US"/>
        </w:rPr>
      </w:pPr>
    </w:p>
    <w:p w14:paraId="0D830ED5" w14:textId="37EE5702" w:rsidR="00B63A89" w:rsidRDefault="00B63A89" w:rsidP="5AC62A27">
      <w:pPr>
        <w:rPr>
          <w:rFonts w:asciiTheme="majorHAnsi" w:hAnsiTheme="majorHAnsi" w:cstheme="majorBidi"/>
          <w:lang w:val="en-US"/>
        </w:rPr>
      </w:pPr>
    </w:p>
    <w:p w14:paraId="2CE71C0C" w14:textId="4A597ABD" w:rsidR="5AC62A27" w:rsidRDefault="5AC62A27" w:rsidP="5AC62A27">
      <w:pPr>
        <w:rPr>
          <w:rFonts w:asciiTheme="majorHAnsi" w:hAnsiTheme="majorHAnsi" w:cstheme="majorBidi"/>
          <w:lang w:val="en-US"/>
        </w:rPr>
      </w:pPr>
    </w:p>
    <w:p w14:paraId="3B95E65B" w14:textId="154A1609" w:rsidR="40939A00" w:rsidRDefault="40939A00" w:rsidP="40939A00">
      <w:pPr>
        <w:rPr>
          <w:rFonts w:asciiTheme="majorHAnsi" w:hAnsiTheme="majorHAnsi" w:cstheme="majorBidi"/>
          <w:lang w:val="en-US"/>
        </w:rPr>
      </w:pPr>
    </w:p>
    <w:p w14:paraId="69552441" w14:textId="77777777" w:rsidR="00B63A89" w:rsidRDefault="00B63A89" w:rsidP="7E6EA251">
      <w:pPr>
        <w:rPr>
          <w:rFonts w:asciiTheme="majorHAnsi" w:hAnsiTheme="majorHAnsi" w:cstheme="majorBidi"/>
          <w:lang w:val="en-US"/>
        </w:rPr>
      </w:pPr>
    </w:p>
    <w:p w14:paraId="101E0947" w14:textId="2A38629F" w:rsidR="7E6EA251" w:rsidRDefault="7E6EA251" w:rsidP="7E6EA251">
      <w:pPr>
        <w:rPr>
          <w:rFonts w:asciiTheme="majorHAnsi" w:hAnsiTheme="majorHAnsi" w:cstheme="majorBidi"/>
          <w:lang w:val="en-US"/>
        </w:rPr>
      </w:pPr>
    </w:p>
    <w:p w14:paraId="689ED3CC" w14:textId="549E7802" w:rsidR="7E6EA251" w:rsidRDefault="7E6EA251" w:rsidP="7E6EA251">
      <w:pPr>
        <w:rPr>
          <w:rFonts w:asciiTheme="majorHAnsi" w:hAnsiTheme="majorHAnsi" w:cstheme="majorBidi"/>
          <w:lang w:val="en-US"/>
        </w:rPr>
      </w:pPr>
    </w:p>
    <w:p w14:paraId="7F06C878" w14:textId="4C6D3D8B" w:rsidR="7E6EA251" w:rsidRDefault="7E6EA251" w:rsidP="7E6EA251">
      <w:pPr>
        <w:rPr>
          <w:rFonts w:asciiTheme="majorHAnsi" w:hAnsiTheme="majorHAnsi" w:cstheme="majorBidi"/>
          <w:lang w:val="en-US"/>
        </w:rPr>
      </w:pPr>
    </w:p>
    <w:p w14:paraId="13F8C0FF" w14:textId="3048AC9A" w:rsidR="7E6EA251" w:rsidRDefault="7E6EA251" w:rsidP="7E6EA251">
      <w:pPr>
        <w:rPr>
          <w:rFonts w:asciiTheme="majorHAnsi" w:hAnsiTheme="majorHAnsi" w:cstheme="majorBidi"/>
          <w:lang w:val="en-US"/>
        </w:rPr>
      </w:pPr>
    </w:p>
    <w:p w14:paraId="22E355A9" w14:textId="4710451D" w:rsidR="7E6EA251" w:rsidRDefault="7E6EA251" w:rsidP="7E6EA251">
      <w:pPr>
        <w:rPr>
          <w:rFonts w:asciiTheme="majorHAnsi" w:hAnsiTheme="majorHAnsi" w:cstheme="majorBidi"/>
          <w:lang w:val="en-US"/>
        </w:rPr>
      </w:pPr>
    </w:p>
    <w:p w14:paraId="797D6BEE" w14:textId="78D81782" w:rsidR="7E6EA251" w:rsidRDefault="7E6EA251" w:rsidP="7E6EA251">
      <w:pPr>
        <w:rPr>
          <w:rFonts w:asciiTheme="majorHAnsi" w:hAnsiTheme="majorHAnsi" w:cstheme="majorBidi"/>
          <w:lang w:val="en-US"/>
        </w:rPr>
      </w:pPr>
    </w:p>
    <w:p w14:paraId="4D2A919F" w14:textId="05F12FFF" w:rsidR="7E6EA251" w:rsidRDefault="7E6EA251" w:rsidP="7E6EA251">
      <w:pPr>
        <w:rPr>
          <w:rFonts w:asciiTheme="majorHAnsi" w:hAnsiTheme="majorHAnsi" w:cstheme="majorBidi"/>
          <w:lang w:val="en-US"/>
        </w:rPr>
      </w:pPr>
    </w:p>
    <w:p w14:paraId="6E0722BC" w14:textId="173B3C86" w:rsidR="001933B7" w:rsidRDefault="001933B7">
      <w:pPr>
        <w:rPr>
          <w:ins w:id="1493" w:author="成朗" w:date="2024-03-18T20:38:00Z"/>
          <w:rFonts w:asciiTheme="majorHAnsi" w:hAnsiTheme="majorHAnsi" w:cstheme="majorBidi"/>
          <w:lang w:val="en-US"/>
        </w:rPr>
      </w:pPr>
      <w:ins w:id="1494" w:author="成朗" w:date="2024-03-18T20:38:00Z">
        <w:r>
          <w:rPr>
            <w:rFonts w:asciiTheme="majorHAnsi" w:hAnsiTheme="majorHAnsi" w:cstheme="majorBidi"/>
            <w:lang w:val="en-US"/>
          </w:rPr>
          <w:br w:type="page"/>
        </w:r>
      </w:ins>
    </w:p>
    <w:p w14:paraId="568DA2D7" w14:textId="7FA38A5C" w:rsidR="7E6EA251" w:rsidDel="001933B7" w:rsidRDefault="7E6EA251" w:rsidP="7E6EA251">
      <w:pPr>
        <w:rPr>
          <w:del w:id="1495" w:author="成朗" w:date="2024-03-18T20:38:00Z"/>
          <w:rFonts w:asciiTheme="majorHAnsi" w:hAnsiTheme="majorHAnsi" w:cstheme="majorBidi"/>
          <w:lang w:val="en-US"/>
        </w:rPr>
      </w:pPr>
    </w:p>
    <w:p w14:paraId="78212B78" w14:textId="25F4E4D6" w:rsidR="00E0099F" w:rsidRDefault="56B02071" w:rsidP="7E6EA251">
      <w:pPr>
        <w:pStyle w:val="a4"/>
        <w:numPr>
          <w:ilvl w:val="0"/>
          <w:numId w:val="4"/>
        </w:numPr>
        <w:rPr>
          <w:rFonts w:asciiTheme="majorHAnsi" w:hAnsiTheme="majorHAnsi" w:cstheme="majorBidi"/>
          <w:b/>
          <w:bCs/>
          <w:lang w:val="en-US"/>
        </w:rPr>
      </w:pPr>
      <w:r w:rsidRPr="7E6EA251">
        <w:rPr>
          <w:rFonts w:asciiTheme="majorHAnsi" w:hAnsiTheme="majorHAnsi" w:cstheme="majorBidi"/>
          <w:b/>
          <w:bCs/>
          <w:lang w:val="en-US"/>
        </w:rPr>
        <w:t xml:space="preserve">Employment </w:t>
      </w:r>
      <w:r w:rsidR="5FEE6E32" w:rsidRPr="7E6EA251">
        <w:rPr>
          <w:rFonts w:asciiTheme="majorHAnsi" w:hAnsiTheme="majorHAnsi" w:cstheme="majorBidi"/>
          <w:b/>
          <w:bCs/>
          <w:lang w:val="en-US"/>
        </w:rPr>
        <w:t xml:space="preserve"> </w:t>
      </w:r>
    </w:p>
    <w:p w14:paraId="50B201E0" w14:textId="07F9D1F7" w:rsidR="40939A00" w:rsidRDefault="40939A00" w:rsidP="40939A00">
      <w:pPr>
        <w:rPr>
          <w:rFonts w:asciiTheme="majorHAnsi" w:hAnsiTheme="majorHAnsi" w:cstheme="majorBidi"/>
          <w:b/>
          <w:bCs/>
          <w:lang w:val="en-US"/>
        </w:rPr>
      </w:pPr>
    </w:p>
    <w:tbl>
      <w:tblPr>
        <w:tblStyle w:val="a3"/>
        <w:tblW w:w="0" w:type="auto"/>
        <w:tblLayout w:type="fixed"/>
        <w:tblLook w:val="06A0" w:firstRow="1" w:lastRow="0" w:firstColumn="1" w:lastColumn="0" w:noHBand="1" w:noVBand="1"/>
      </w:tblPr>
      <w:tblGrid>
        <w:gridCol w:w="4508"/>
        <w:gridCol w:w="4508"/>
      </w:tblGrid>
      <w:tr w:rsidR="40939A00" w14:paraId="6AB53159" w14:textId="77777777" w:rsidTr="7E6EA251">
        <w:trPr>
          <w:trHeight w:val="300"/>
        </w:trPr>
        <w:tc>
          <w:tcPr>
            <w:tcW w:w="9016" w:type="dxa"/>
            <w:gridSpan w:val="2"/>
          </w:tcPr>
          <w:p w14:paraId="04B5AC5A" w14:textId="24B666CF" w:rsidR="73207C1D" w:rsidRDefault="6A12657D" w:rsidP="7E6EA251">
            <w:pPr>
              <w:rPr>
                <w:rFonts w:asciiTheme="majorHAnsi" w:hAnsiTheme="majorHAnsi" w:cstheme="majorBidi"/>
                <w:lang w:val="en-GB"/>
              </w:rPr>
            </w:pPr>
            <w:r w:rsidRPr="7E6EA251">
              <w:rPr>
                <w:rFonts w:asciiTheme="majorHAnsi" w:hAnsiTheme="majorHAnsi" w:cstheme="majorBidi"/>
                <w:lang w:val="en-GB"/>
              </w:rPr>
              <w:t xml:space="preserve">Figure B.2: </w:t>
            </w:r>
            <w:r w:rsidR="367D111D" w:rsidRPr="7E6EA251">
              <w:rPr>
                <w:rFonts w:asciiTheme="majorHAnsi" w:hAnsiTheme="majorHAnsi" w:cstheme="majorBidi"/>
                <w:lang w:val="en-GB"/>
              </w:rPr>
              <w:t xml:space="preserve"> Effect of the minimum wage hike on </w:t>
            </w:r>
            <w:r w:rsidR="597FBF9A" w:rsidRPr="7E6EA251">
              <w:rPr>
                <w:rFonts w:asciiTheme="majorHAnsi" w:hAnsiTheme="majorHAnsi" w:cstheme="majorBidi"/>
                <w:lang w:val="en-GB"/>
              </w:rPr>
              <w:t>employment</w:t>
            </w:r>
          </w:p>
        </w:tc>
      </w:tr>
      <w:tr w:rsidR="40939A00" w14:paraId="00A6C8E7" w14:textId="77777777" w:rsidTr="7E6EA251">
        <w:trPr>
          <w:trHeight w:val="300"/>
        </w:trPr>
        <w:tc>
          <w:tcPr>
            <w:tcW w:w="4508" w:type="dxa"/>
          </w:tcPr>
          <w:p w14:paraId="74048769" w14:textId="31F80786" w:rsidR="73207C1D" w:rsidRDefault="73207C1D" w:rsidP="40939A00">
            <w:pPr>
              <w:rPr>
                <w:rFonts w:asciiTheme="majorHAnsi" w:hAnsiTheme="majorHAnsi" w:cstheme="majorBidi"/>
                <w:lang w:val="en-US"/>
              </w:rPr>
            </w:pPr>
            <w:r>
              <w:rPr>
                <w:noProof/>
              </w:rPr>
              <w:drawing>
                <wp:inline distT="0" distB="0" distL="0" distR="0" wp14:anchorId="7F640B43" wp14:editId="202B1679">
                  <wp:extent cx="2714625" cy="1809750"/>
                  <wp:effectExtent l="0" t="0" r="0" b="0"/>
                  <wp:docPr id="774473441" name="Picture 77447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3D262970" w14:textId="3FCA5A88" w:rsidR="73207C1D" w:rsidRDefault="73207C1D" w:rsidP="40939A00">
            <w:pPr>
              <w:rPr>
                <w:rFonts w:asciiTheme="majorHAnsi" w:hAnsiTheme="majorHAnsi" w:cstheme="majorBidi"/>
                <w:lang w:val="en-US"/>
              </w:rPr>
            </w:pPr>
            <w:r>
              <w:rPr>
                <w:noProof/>
              </w:rPr>
              <w:drawing>
                <wp:inline distT="0" distB="0" distL="0" distR="0" wp14:anchorId="03AB6B73" wp14:editId="2AB295D7">
                  <wp:extent cx="2714625" cy="1809750"/>
                  <wp:effectExtent l="0" t="0" r="0" b="0"/>
                  <wp:docPr id="2138519534" name="Picture 213851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685CE786" w14:textId="77777777" w:rsidTr="7E6EA251">
        <w:trPr>
          <w:trHeight w:val="300"/>
        </w:trPr>
        <w:tc>
          <w:tcPr>
            <w:tcW w:w="4508" w:type="dxa"/>
          </w:tcPr>
          <w:p w14:paraId="16E3C8F9" w14:textId="3CB80754" w:rsidR="73207C1D" w:rsidRDefault="73207C1D" w:rsidP="40939A00">
            <w:pPr>
              <w:pStyle w:val="a4"/>
              <w:numPr>
                <w:ilvl w:val="0"/>
                <w:numId w:val="23"/>
              </w:numPr>
              <w:rPr>
                <w:rFonts w:asciiTheme="majorHAnsi" w:hAnsiTheme="majorHAnsi" w:cstheme="majorBidi"/>
                <w:lang w:val="en-US"/>
              </w:rPr>
            </w:pPr>
            <w:r w:rsidRPr="40939A00">
              <w:rPr>
                <w:rFonts w:asciiTheme="majorHAnsi" w:hAnsiTheme="majorHAnsi" w:cstheme="majorBidi"/>
                <w:lang w:val="en-US"/>
              </w:rPr>
              <w:t xml:space="preserve">Balanced sample </w:t>
            </w:r>
          </w:p>
        </w:tc>
        <w:tc>
          <w:tcPr>
            <w:tcW w:w="4508" w:type="dxa"/>
          </w:tcPr>
          <w:p w14:paraId="71E82DFB" w14:textId="395C3139" w:rsidR="73207C1D" w:rsidRDefault="73207C1D" w:rsidP="40939A00">
            <w:pPr>
              <w:pStyle w:val="a4"/>
              <w:numPr>
                <w:ilvl w:val="0"/>
                <w:numId w:val="23"/>
              </w:numPr>
              <w:rPr>
                <w:rFonts w:asciiTheme="majorHAnsi" w:hAnsiTheme="majorHAnsi" w:cstheme="majorBidi"/>
                <w:lang w:val="en-US"/>
              </w:rPr>
            </w:pPr>
            <w:r w:rsidRPr="40939A00">
              <w:rPr>
                <w:rFonts w:asciiTheme="majorHAnsi" w:hAnsiTheme="majorHAnsi" w:cstheme="majorBidi"/>
                <w:lang w:val="en-US"/>
              </w:rPr>
              <w:t xml:space="preserve">Sample of surviving farms </w:t>
            </w:r>
          </w:p>
        </w:tc>
      </w:tr>
      <w:tr w:rsidR="40939A00" w14:paraId="63A0C623" w14:textId="77777777" w:rsidTr="7E6EA251">
        <w:trPr>
          <w:trHeight w:val="300"/>
        </w:trPr>
        <w:tc>
          <w:tcPr>
            <w:tcW w:w="4508" w:type="dxa"/>
          </w:tcPr>
          <w:p w14:paraId="7D3D1D7A" w14:textId="21F769BB" w:rsidR="73207C1D" w:rsidRDefault="73207C1D" w:rsidP="40939A00">
            <w:pPr>
              <w:rPr>
                <w:rFonts w:asciiTheme="majorHAnsi" w:hAnsiTheme="majorHAnsi" w:cstheme="majorBidi"/>
                <w:lang w:val="en-US"/>
              </w:rPr>
            </w:pPr>
            <w:r>
              <w:rPr>
                <w:noProof/>
              </w:rPr>
              <w:drawing>
                <wp:inline distT="0" distB="0" distL="0" distR="0" wp14:anchorId="0B900395" wp14:editId="0F82DF06">
                  <wp:extent cx="2714625" cy="1809750"/>
                  <wp:effectExtent l="0" t="0" r="0" b="0"/>
                  <wp:docPr id="1510752552" name="Picture 151075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18F397B2" w14:textId="276B5E1E" w:rsidR="73207C1D" w:rsidRDefault="73207C1D" w:rsidP="40939A00">
            <w:pPr>
              <w:rPr>
                <w:rFonts w:asciiTheme="majorHAnsi" w:hAnsiTheme="majorHAnsi" w:cstheme="majorBidi"/>
                <w:lang w:val="en-US"/>
              </w:rPr>
            </w:pPr>
            <w:r>
              <w:rPr>
                <w:noProof/>
              </w:rPr>
              <w:drawing>
                <wp:inline distT="0" distB="0" distL="0" distR="0" wp14:anchorId="36D68B6A" wp14:editId="47CC9BD4">
                  <wp:extent cx="2714625" cy="1809750"/>
                  <wp:effectExtent l="0" t="0" r="0" b="0"/>
                  <wp:docPr id="1074435614" name="Picture 107443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30211285" w14:textId="77777777" w:rsidTr="7E6EA251">
        <w:trPr>
          <w:trHeight w:val="300"/>
        </w:trPr>
        <w:tc>
          <w:tcPr>
            <w:tcW w:w="4508" w:type="dxa"/>
          </w:tcPr>
          <w:p w14:paraId="31201E25" w14:textId="31AC5B90" w:rsidR="73207C1D" w:rsidRDefault="73207C1D" w:rsidP="40939A00">
            <w:pPr>
              <w:pStyle w:val="a4"/>
              <w:numPr>
                <w:ilvl w:val="0"/>
                <w:numId w:val="23"/>
              </w:numPr>
              <w:rPr>
                <w:rFonts w:asciiTheme="majorHAnsi" w:hAnsiTheme="majorHAnsi" w:cstheme="majorBidi"/>
                <w:lang w:val="en-US"/>
              </w:rPr>
            </w:pPr>
            <w:r w:rsidRPr="40939A00">
              <w:rPr>
                <w:rFonts w:asciiTheme="majorHAnsi" w:hAnsiTheme="majorHAnsi" w:cstheme="majorBidi"/>
                <w:lang w:val="en-US"/>
              </w:rPr>
              <w:t>Balanced sample: Non-seasonal</w:t>
            </w:r>
          </w:p>
        </w:tc>
        <w:tc>
          <w:tcPr>
            <w:tcW w:w="4508" w:type="dxa"/>
          </w:tcPr>
          <w:p w14:paraId="6117AB5B" w14:textId="11C32BAE" w:rsidR="73207C1D" w:rsidRDefault="73207C1D" w:rsidP="40939A00">
            <w:pPr>
              <w:pStyle w:val="a4"/>
              <w:numPr>
                <w:ilvl w:val="0"/>
                <w:numId w:val="23"/>
              </w:numPr>
              <w:rPr>
                <w:rFonts w:asciiTheme="majorHAnsi" w:hAnsiTheme="majorHAnsi" w:cstheme="majorBidi"/>
                <w:lang w:val="en-US"/>
              </w:rPr>
            </w:pPr>
            <w:r w:rsidRPr="40939A00">
              <w:rPr>
                <w:rFonts w:asciiTheme="majorHAnsi" w:hAnsiTheme="majorHAnsi" w:cstheme="majorBidi"/>
                <w:lang w:val="en-US"/>
              </w:rPr>
              <w:t>Sample of surviving farms: Non-seasonal</w:t>
            </w:r>
          </w:p>
        </w:tc>
      </w:tr>
      <w:tr w:rsidR="40939A00" w14:paraId="5AA63DCF" w14:textId="77777777" w:rsidTr="7E6EA251">
        <w:trPr>
          <w:trHeight w:val="300"/>
        </w:trPr>
        <w:tc>
          <w:tcPr>
            <w:tcW w:w="4508" w:type="dxa"/>
          </w:tcPr>
          <w:p w14:paraId="21A4D7D3" w14:textId="47C0BB8A" w:rsidR="73207C1D" w:rsidRDefault="73207C1D" w:rsidP="40939A00">
            <w:pPr>
              <w:rPr>
                <w:rFonts w:asciiTheme="majorHAnsi" w:hAnsiTheme="majorHAnsi" w:cstheme="majorBidi"/>
                <w:lang w:val="en-US"/>
              </w:rPr>
            </w:pPr>
            <w:r>
              <w:rPr>
                <w:noProof/>
              </w:rPr>
              <w:drawing>
                <wp:inline distT="0" distB="0" distL="0" distR="0" wp14:anchorId="62DE2DC1" wp14:editId="2AC44D0C">
                  <wp:extent cx="2714625" cy="1809750"/>
                  <wp:effectExtent l="0" t="0" r="0" b="0"/>
                  <wp:docPr id="25319333" name="Picture 2531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54134AA9" w14:textId="04F5EE90" w:rsidR="73207C1D" w:rsidRDefault="73207C1D" w:rsidP="40939A00">
            <w:pPr>
              <w:rPr>
                <w:rFonts w:asciiTheme="majorHAnsi" w:hAnsiTheme="majorHAnsi" w:cstheme="majorBidi"/>
                <w:lang w:val="en-US"/>
              </w:rPr>
            </w:pPr>
            <w:r>
              <w:rPr>
                <w:noProof/>
              </w:rPr>
              <w:drawing>
                <wp:inline distT="0" distB="0" distL="0" distR="0" wp14:anchorId="0427BD03" wp14:editId="24173E78">
                  <wp:extent cx="2714625" cy="1809750"/>
                  <wp:effectExtent l="0" t="0" r="0" b="0"/>
                  <wp:docPr id="600530965" name="Picture 60053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6C6DB026" w14:textId="77777777" w:rsidTr="7E6EA251">
        <w:trPr>
          <w:trHeight w:val="300"/>
        </w:trPr>
        <w:tc>
          <w:tcPr>
            <w:tcW w:w="4508" w:type="dxa"/>
          </w:tcPr>
          <w:p w14:paraId="1AFC9E7E" w14:textId="36B46133" w:rsidR="73207C1D" w:rsidRDefault="73207C1D" w:rsidP="40939A00">
            <w:pPr>
              <w:pStyle w:val="a4"/>
              <w:numPr>
                <w:ilvl w:val="0"/>
                <w:numId w:val="23"/>
              </w:numPr>
              <w:rPr>
                <w:rFonts w:asciiTheme="majorHAnsi" w:hAnsiTheme="majorHAnsi" w:cstheme="majorBidi"/>
                <w:lang w:val="en-US"/>
              </w:rPr>
            </w:pPr>
            <w:r w:rsidRPr="40939A00">
              <w:rPr>
                <w:rFonts w:asciiTheme="majorHAnsi" w:hAnsiTheme="majorHAnsi" w:cstheme="majorBidi"/>
                <w:lang w:val="en-US"/>
              </w:rPr>
              <w:t>Balanced sample: Seasonal</w:t>
            </w:r>
          </w:p>
        </w:tc>
        <w:tc>
          <w:tcPr>
            <w:tcW w:w="4508" w:type="dxa"/>
          </w:tcPr>
          <w:p w14:paraId="2A3B2782" w14:textId="3F635657" w:rsidR="73207C1D" w:rsidRDefault="73207C1D" w:rsidP="40939A00">
            <w:pPr>
              <w:pStyle w:val="a4"/>
              <w:numPr>
                <w:ilvl w:val="0"/>
                <w:numId w:val="23"/>
              </w:numPr>
              <w:rPr>
                <w:rFonts w:asciiTheme="majorHAnsi" w:hAnsiTheme="majorHAnsi" w:cstheme="majorBidi"/>
                <w:lang w:val="en-US"/>
              </w:rPr>
            </w:pPr>
            <w:r w:rsidRPr="40939A00">
              <w:rPr>
                <w:rFonts w:asciiTheme="majorHAnsi" w:hAnsiTheme="majorHAnsi" w:cstheme="majorBidi"/>
                <w:lang w:val="en-US"/>
              </w:rPr>
              <w:t xml:space="preserve">Sample of surviving farms: Seasonal </w:t>
            </w:r>
          </w:p>
        </w:tc>
      </w:tr>
      <w:tr w:rsidR="7E6EA251" w14:paraId="1BA51CB1" w14:textId="77777777" w:rsidTr="7E6EA251">
        <w:trPr>
          <w:trHeight w:val="300"/>
        </w:trPr>
        <w:tc>
          <w:tcPr>
            <w:tcW w:w="4508" w:type="dxa"/>
          </w:tcPr>
          <w:p w14:paraId="322A9DD1" w14:textId="07AE0191" w:rsidR="0B7F5AE8" w:rsidRDefault="0B7F5AE8" w:rsidP="7E6EA251">
            <w:r>
              <w:rPr>
                <w:noProof/>
              </w:rPr>
              <w:drawing>
                <wp:inline distT="0" distB="0" distL="0" distR="0" wp14:anchorId="065EE3AE" wp14:editId="2A1EA5A5">
                  <wp:extent cx="2714625" cy="1809750"/>
                  <wp:effectExtent l="0" t="0" r="0" b="0"/>
                  <wp:docPr id="1640559432" name="Picture 1640559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7FFB6713" w14:textId="090E43B9" w:rsidR="0B7F5AE8" w:rsidRDefault="0B7F5AE8" w:rsidP="7E6EA251">
            <w:pPr>
              <w:rPr>
                <w:rFonts w:asciiTheme="majorHAnsi" w:hAnsiTheme="majorHAnsi" w:cstheme="majorBidi"/>
                <w:lang w:val="en-US"/>
              </w:rPr>
            </w:pPr>
            <w:r>
              <w:rPr>
                <w:noProof/>
              </w:rPr>
              <w:drawing>
                <wp:inline distT="0" distB="0" distL="0" distR="0" wp14:anchorId="3AEEB734" wp14:editId="46BBB514">
                  <wp:extent cx="2714625" cy="1809750"/>
                  <wp:effectExtent l="0" t="0" r="0" b="0"/>
                  <wp:docPr id="1865485456" name="Picture 186548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7E6EA251" w14:paraId="7D0846FA" w14:textId="77777777" w:rsidTr="7E6EA251">
        <w:trPr>
          <w:trHeight w:val="300"/>
        </w:trPr>
        <w:tc>
          <w:tcPr>
            <w:tcW w:w="4508" w:type="dxa"/>
          </w:tcPr>
          <w:p w14:paraId="47F9EA88" w14:textId="0E3EB967" w:rsidR="0B7F5AE8" w:rsidRDefault="0B7F5AE8" w:rsidP="7E6EA251">
            <w:pPr>
              <w:pStyle w:val="a4"/>
              <w:numPr>
                <w:ilvl w:val="0"/>
                <w:numId w:val="23"/>
              </w:numPr>
              <w:rPr>
                <w:rFonts w:asciiTheme="majorHAnsi" w:hAnsiTheme="majorHAnsi" w:cstheme="majorBidi"/>
                <w:lang w:val="en-US"/>
              </w:rPr>
            </w:pPr>
            <w:r w:rsidRPr="7E6EA251">
              <w:rPr>
                <w:rFonts w:asciiTheme="majorHAnsi" w:hAnsiTheme="majorHAnsi" w:cstheme="majorBidi"/>
                <w:lang w:val="en-US"/>
              </w:rPr>
              <w:lastRenderedPageBreak/>
              <w:t>Balanced sample: High-wage workers</w:t>
            </w:r>
          </w:p>
        </w:tc>
        <w:tc>
          <w:tcPr>
            <w:tcW w:w="4508" w:type="dxa"/>
          </w:tcPr>
          <w:p w14:paraId="40B75C43" w14:textId="34060AE8" w:rsidR="0B7F5AE8" w:rsidRDefault="0B7F5AE8" w:rsidP="7E6EA251">
            <w:pPr>
              <w:pStyle w:val="a4"/>
              <w:numPr>
                <w:ilvl w:val="0"/>
                <w:numId w:val="23"/>
              </w:numPr>
              <w:rPr>
                <w:rFonts w:asciiTheme="majorHAnsi" w:hAnsiTheme="majorHAnsi" w:cstheme="majorBidi"/>
                <w:lang w:val="en-US"/>
              </w:rPr>
            </w:pPr>
            <w:r w:rsidRPr="7E6EA251">
              <w:rPr>
                <w:rFonts w:asciiTheme="majorHAnsi" w:hAnsiTheme="majorHAnsi" w:cstheme="majorBidi"/>
                <w:lang w:val="en-US"/>
              </w:rPr>
              <w:t>Sample of surviving farms: High-wage workers</w:t>
            </w:r>
          </w:p>
        </w:tc>
      </w:tr>
      <w:tr w:rsidR="7E6EA251" w14:paraId="28747FA7" w14:textId="77777777" w:rsidTr="7E6EA251">
        <w:trPr>
          <w:trHeight w:val="300"/>
        </w:trPr>
        <w:tc>
          <w:tcPr>
            <w:tcW w:w="4508" w:type="dxa"/>
          </w:tcPr>
          <w:p w14:paraId="6E7BA55C" w14:textId="2AB4E4E4" w:rsidR="0B7F5AE8" w:rsidRDefault="0B7F5AE8" w:rsidP="7E6EA251">
            <w:r>
              <w:rPr>
                <w:noProof/>
              </w:rPr>
              <w:drawing>
                <wp:inline distT="0" distB="0" distL="0" distR="0" wp14:anchorId="4C29B20C" wp14:editId="594EFFE4">
                  <wp:extent cx="2714625" cy="1809750"/>
                  <wp:effectExtent l="0" t="0" r="0" b="0"/>
                  <wp:docPr id="99912819" name="Picture 9991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44258B82" w14:textId="1FB30B33" w:rsidR="0B7F5AE8" w:rsidRDefault="0B7F5AE8" w:rsidP="7E6EA251">
            <w:pPr>
              <w:rPr>
                <w:rFonts w:asciiTheme="majorHAnsi" w:hAnsiTheme="majorHAnsi" w:cstheme="majorBidi"/>
                <w:lang w:val="en-US"/>
              </w:rPr>
            </w:pPr>
            <w:r>
              <w:rPr>
                <w:noProof/>
              </w:rPr>
              <w:drawing>
                <wp:inline distT="0" distB="0" distL="0" distR="0" wp14:anchorId="4F658E80" wp14:editId="67C3B04A">
                  <wp:extent cx="2714625" cy="1809750"/>
                  <wp:effectExtent l="0" t="0" r="0" b="0"/>
                  <wp:docPr id="1248263146" name="Picture 124826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7E6EA251" w14:paraId="46CFBDAC" w14:textId="77777777" w:rsidTr="7E6EA251">
        <w:trPr>
          <w:trHeight w:val="300"/>
        </w:trPr>
        <w:tc>
          <w:tcPr>
            <w:tcW w:w="4508" w:type="dxa"/>
          </w:tcPr>
          <w:p w14:paraId="1B34495B" w14:textId="7D87DA46" w:rsidR="0B7F5AE8" w:rsidRDefault="0B7F5AE8" w:rsidP="7E6EA251">
            <w:pPr>
              <w:pStyle w:val="a4"/>
              <w:numPr>
                <w:ilvl w:val="0"/>
                <w:numId w:val="23"/>
              </w:numPr>
              <w:rPr>
                <w:rFonts w:asciiTheme="majorHAnsi" w:hAnsiTheme="majorHAnsi" w:cstheme="majorBidi"/>
                <w:lang w:val="en-US"/>
              </w:rPr>
            </w:pPr>
            <w:r w:rsidRPr="7E6EA251">
              <w:rPr>
                <w:rFonts w:asciiTheme="majorHAnsi" w:hAnsiTheme="majorHAnsi" w:cstheme="majorBidi"/>
                <w:lang w:val="en-US"/>
              </w:rPr>
              <w:t>Balanced sample: Low-wage workers</w:t>
            </w:r>
          </w:p>
        </w:tc>
        <w:tc>
          <w:tcPr>
            <w:tcW w:w="4508" w:type="dxa"/>
          </w:tcPr>
          <w:p w14:paraId="7D4E85B6" w14:textId="3C8849AB" w:rsidR="0B7F5AE8" w:rsidRDefault="0B7F5AE8" w:rsidP="7E6EA251">
            <w:pPr>
              <w:pStyle w:val="a4"/>
              <w:numPr>
                <w:ilvl w:val="0"/>
                <w:numId w:val="23"/>
              </w:numPr>
              <w:rPr>
                <w:rFonts w:asciiTheme="majorHAnsi" w:hAnsiTheme="majorHAnsi" w:cstheme="majorBidi"/>
                <w:lang w:val="en-US"/>
              </w:rPr>
            </w:pPr>
            <w:r w:rsidRPr="7E6EA251">
              <w:rPr>
                <w:rFonts w:asciiTheme="majorHAnsi" w:hAnsiTheme="majorHAnsi" w:cstheme="majorBidi"/>
                <w:lang w:val="en-US"/>
              </w:rPr>
              <w:t>Sample of surviving farms: Low-wage workers</w:t>
            </w:r>
          </w:p>
        </w:tc>
      </w:tr>
      <w:tr w:rsidR="40939A00" w14:paraId="6348BCD7" w14:textId="77777777" w:rsidTr="7E6EA251">
        <w:trPr>
          <w:trHeight w:val="300"/>
        </w:trPr>
        <w:tc>
          <w:tcPr>
            <w:tcW w:w="9016" w:type="dxa"/>
            <w:gridSpan w:val="2"/>
          </w:tcPr>
          <w:p w14:paraId="123FDCC4" w14:textId="7532CBB7" w:rsidR="73207C1D" w:rsidRDefault="73207C1D" w:rsidP="40939A00">
            <w:pPr>
              <w:rPr>
                <w:rFonts w:asciiTheme="majorHAnsi" w:hAnsiTheme="majorHAnsi" w:cstheme="majorBidi"/>
                <w:lang w:val="en-US"/>
              </w:rPr>
            </w:pPr>
            <w:r w:rsidRPr="40939A00">
              <w:rPr>
                <w:rFonts w:asciiTheme="majorHAnsi" w:hAnsiTheme="majorHAnsi" w:cstheme="majorBidi"/>
                <w:lang w:val="en-US"/>
              </w:rPr>
              <w:t>Notes:</w:t>
            </w:r>
          </w:p>
          <w:p w14:paraId="4D30DC69" w14:textId="307CF0B3" w:rsidR="73207C1D" w:rsidRDefault="73207C1D" w:rsidP="40939A00">
            <w:pPr>
              <w:rPr>
                <w:rFonts w:asciiTheme="majorHAnsi" w:hAnsiTheme="majorHAnsi" w:cstheme="majorBidi"/>
                <w:lang w:val="en-US"/>
              </w:rPr>
            </w:pPr>
            <w:r w:rsidRPr="40939A00">
              <w:rPr>
                <w:rFonts w:asciiTheme="majorHAnsi" w:hAnsiTheme="majorHAnsi" w:cstheme="majorBidi"/>
                <w:lang w:val="en-US"/>
              </w:rPr>
              <w:t xml:space="preserve">Source: </w:t>
            </w:r>
          </w:p>
        </w:tc>
      </w:tr>
    </w:tbl>
    <w:p w14:paraId="2C1CAF57" w14:textId="5017C7F7" w:rsidR="00B9052E" w:rsidDel="001933B7" w:rsidRDefault="00B9052E">
      <w:pPr>
        <w:rPr>
          <w:del w:id="1496" w:author="成朗" w:date="2024-03-18T20:38:00Z"/>
          <w:rFonts w:asciiTheme="majorHAnsi" w:hAnsiTheme="majorHAnsi" w:cstheme="majorHAnsi"/>
          <w:lang w:val="en-US"/>
        </w:rPr>
      </w:pPr>
    </w:p>
    <w:p w14:paraId="5E82C7D6" w14:textId="40A14202" w:rsidR="00E0099F" w:rsidDel="001933B7" w:rsidRDefault="00E0099F">
      <w:pPr>
        <w:rPr>
          <w:del w:id="1497" w:author="成朗" w:date="2024-03-18T20:38:00Z"/>
          <w:rFonts w:asciiTheme="majorHAnsi" w:hAnsiTheme="majorHAnsi" w:cstheme="majorHAnsi"/>
          <w:lang w:val="en-US"/>
        </w:rPr>
      </w:pPr>
    </w:p>
    <w:p w14:paraId="639EFDBF" w14:textId="229D706F" w:rsidR="00B63A89" w:rsidDel="001933B7" w:rsidRDefault="00B63A89">
      <w:pPr>
        <w:rPr>
          <w:del w:id="1498" w:author="成朗" w:date="2024-03-18T20:38:00Z"/>
          <w:rFonts w:asciiTheme="majorHAnsi" w:hAnsiTheme="majorHAnsi" w:cstheme="majorHAnsi"/>
          <w:lang w:val="en-US"/>
        </w:rPr>
      </w:pPr>
    </w:p>
    <w:p w14:paraId="35EE8D8D" w14:textId="4D52C919" w:rsidR="001933B7" w:rsidRDefault="001933B7">
      <w:pPr>
        <w:rPr>
          <w:ins w:id="1499" w:author="成朗" w:date="2024-03-18T20:38:00Z"/>
          <w:rFonts w:asciiTheme="majorHAnsi" w:hAnsiTheme="majorHAnsi" w:cstheme="majorHAnsi"/>
          <w:lang w:val="en-US"/>
        </w:rPr>
      </w:pPr>
      <w:ins w:id="1500" w:author="成朗" w:date="2024-03-18T20:38:00Z">
        <w:r>
          <w:rPr>
            <w:rFonts w:asciiTheme="majorHAnsi" w:hAnsiTheme="majorHAnsi" w:cstheme="majorHAnsi"/>
            <w:lang w:val="en-US"/>
          </w:rPr>
          <w:br w:type="page"/>
        </w:r>
      </w:ins>
    </w:p>
    <w:p w14:paraId="7BF99DB1" w14:textId="0CB1D631" w:rsidR="0015796A" w:rsidDel="001933B7" w:rsidRDefault="0015796A">
      <w:pPr>
        <w:rPr>
          <w:del w:id="1501" w:author="成朗" w:date="2024-03-18T20:38:00Z"/>
          <w:rFonts w:asciiTheme="majorHAnsi" w:hAnsiTheme="majorHAnsi" w:cstheme="majorHAnsi"/>
          <w:lang w:val="en-US"/>
        </w:rPr>
      </w:pPr>
    </w:p>
    <w:p w14:paraId="2231D66D" w14:textId="67DCD158" w:rsidR="008121CE" w:rsidDel="001933B7" w:rsidRDefault="008121CE">
      <w:pPr>
        <w:rPr>
          <w:del w:id="1502" w:author="成朗" w:date="2024-03-18T20:38:00Z"/>
          <w:rFonts w:asciiTheme="majorHAnsi" w:hAnsiTheme="majorHAnsi" w:cstheme="majorHAnsi"/>
          <w:lang w:val="en-US"/>
        </w:rPr>
      </w:pPr>
    </w:p>
    <w:p w14:paraId="5647C13E" w14:textId="542D73B9" w:rsidR="008121CE" w:rsidDel="001933B7" w:rsidRDefault="008121CE" w:rsidP="7E6EA251">
      <w:pPr>
        <w:rPr>
          <w:del w:id="1503" w:author="成朗" w:date="2024-03-18T20:38:00Z"/>
          <w:rFonts w:asciiTheme="majorHAnsi" w:hAnsiTheme="majorHAnsi" w:cstheme="majorBidi"/>
          <w:lang w:val="en-US"/>
        </w:rPr>
      </w:pPr>
    </w:p>
    <w:p w14:paraId="5BF45DFB" w14:textId="259A60D2" w:rsidR="7E6EA251" w:rsidDel="001933B7" w:rsidRDefault="7E6EA251" w:rsidP="7E6EA251">
      <w:pPr>
        <w:rPr>
          <w:del w:id="1504" w:author="成朗" w:date="2024-03-18T20:38:00Z"/>
          <w:rFonts w:asciiTheme="majorHAnsi" w:hAnsiTheme="majorHAnsi" w:cstheme="majorBidi"/>
          <w:lang w:val="en-US"/>
        </w:rPr>
      </w:pPr>
    </w:p>
    <w:p w14:paraId="45A6EA9D" w14:textId="7A0DAAA9" w:rsidR="7E6EA251" w:rsidDel="001933B7" w:rsidRDefault="7E6EA251" w:rsidP="7E6EA251">
      <w:pPr>
        <w:rPr>
          <w:del w:id="1505" w:author="成朗" w:date="2024-03-18T20:38:00Z"/>
          <w:rFonts w:asciiTheme="majorHAnsi" w:hAnsiTheme="majorHAnsi" w:cstheme="majorBidi"/>
          <w:lang w:val="en-US"/>
        </w:rPr>
      </w:pPr>
    </w:p>
    <w:p w14:paraId="2D1A3D46" w14:textId="1C348BB4" w:rsidR="7E6EA251" w:rsidDel="001933B7" w:rsidRDefault="7E6EA251" w:rsidP="7E6EA251">
      <w:pPr>
        <w:rPr>
          <w:del w:id="1506" w:author="成朗" w:date="2024-03-18T20:38:00Z"/>
          <w:rFonts w:asciiTheme="majorHAnsi" w:hAnsiTheme="majorHAnsi" w:cstheme="majorBidi"/>
          <w:lang w:val="en-US"/>
        </w:rPr>
      </w:pPr>
    </w:p>
    <w:p w14:paraId="5244E24D" w14:textId="18D9A897" w:rsidR="7E6EA251" w:rsidDel="001933B7" w:rsidRDefault="7E6EA251" w:rsidP="7E6EA251">
      <w:pPr>
        <w:rPr>
          <w:del w:id="1507" w:author="成朗" w:date="2024-03-18T20:38:00Z"/>
          <w:rFonts w:asciiTheme="majorHAnsi" w:hAnsiTheme="majorHAnsi" w:cstheme="majorBidi"/>
          <w:lang w:val="en-US"/>
        </w:rPr>
      </w:pPr>
    </w:p>
    <w:p w14:paraId="49911EB3" w14:textId="33495949" w:rsidR="7E6EA251" w:rsidDel="001933B7" w:rsidRDefault="7E6EA251" w:rsidP="7E6EA251">
      <w:pPr>
        <w:rPr>
          <w:del w:id="1508" w:author="成朗" w:date="2024-03-18T20:38:00Z"/>
          <w:rFonts w:asciiTheme="majorHAnsi" w:hAnsiTheme="majorHAnsi" w:cstheme="majorBidi"/>
          <w:lang w:val="en-US"/>
        </w:rPr>
      </w:pPr>
    </w:p>
    <w:p w14:paraId="3BC37DCD" w14:textId="41E47636" w:rsidR="7E6EA251" w:rsidDel="001933B7" w:rsidRDefault="7E6EA251" w:rsidP="7E6EA251">
      <w:pPr>
        <w:rPr>
          <w:del w:id="1509" w:author="成朗" w:date="2024-03-18T20:38:00Z"/>
          <w:rFonts w:asciiTheme="majorHAnsi" w:hAnsiTheme="majorHAnsi" w:cstheme="majorBidi"/>
          <w:lang w:val="en-US"/>
        </w:rPr>
      </w:pPr>
    </w:p>
    <w:p w14:paraId="1017511B" w14:textId="7C490041" w:rsidR="7E6EA251" w:rsidDel="001933B7" w:rsidRDefault="7E6EA251" w:rsidP="7E6EA251">
      <w:pPr>
        <w:rPr>
          <w:del w:id="1510" w:author="成朗" w:date="2024-03-18T20:38:00Z"/>
          <w:rFonts w:asciiTheme="majorHAnsi" w:hAnsiTheme="majorHAnsi" w:cstheme="majorBidi"/>
          <w:lang w:val="en-US"/>
        </w:rPr>
      </w:pPr>
    </w:p>
    <w:p w14:paraId="09197A70" w14:textId="10C7122F" w:rsidR="633D066F" w:rsidRDefault="633D066F" w:rsidP="7E6EA251">
      <w:pPr>
        <w:pStyle w:val="a4"/>
        <w:numPr>
          <w:ilvl w:val="0"/>
          <w:numId w:val="4"/>
        </w:numPr>
        <w:rPr>
          <w:rFonts w:asciiTheme="majorHAnsi" w:hAnsiTheme="majorHAnsi" w:cstheme="majorBidi"/>
          <w:b/>
          <w:bCs/>
          <w:lang w:val="en-US"/>
        </w:rPr>
      </w:pPr>
      <w:r w:rsidRPr="7E6EA251">
        <w:rPr>
          <w:rFonts w:asciiTheme="majorHAnsi" w:hAnsiTheme="majorHAnsi" w:cstheme="majorBidi"/>
          <w:b/>
          <w:bCs/>
          <w:lang w:val="en-US"/>
        </w:rPr>
        <w:t>Capital</w:t>
      </w:r>
    </w:p>
    <w:tbl>
      <w:tblPr>
        <w:tblStyle w:val="a3"/>
        <w:tblW w:w="0" w:type="auto"/>
        <w:tblLayout w:type="fixed"/>
        <w:tblLook w:val="06A0" w:firstRow="1" w:lastRow="0" w:firstColumn="1" w:lastColumn="0" w:noHBand="1" w:noVBand="1"/>
      </w:tblPr>
      <w:tblGrid>
        <w:gridCol w:w="4508"/>
        <w:gridCol w:w="4508"/>
      </w:tblGrid>
      <w:tr w:rsidR="40939A00" w14:paraId="0F2605B3" w14:textId="77777777" w:rsidTr="7E6EA251">
        <w:trPr>
          <w:trHeight w:val="300"/>
        </w:trPr>
        <w:tc>
          <w:tcPr>
            <w:tcW w:w="9016" w:type="dxa"/>
            <w:gridSpan w:val="2"/>
          </w:tcPr>
          <w:p w14:paraId="3FC5B1BF" w14:textId="38201116" w:rsidR="40939A00" w:rsidRDefault="633D066F" w:rsidP="7E6EA251">
            <w:pPr>
              <w:rPr>
                <w:rFonts w:asciiTheme="majorHAnsi" w:hAnsiTheme="majorHAnsi" w:cstheme="majorBidi"/>
                <w:lang w:val="en-GB"/>
              </w:rPr>
            </w:pPr>
            <w:r w:rsidRPr="7E6EA251">
              <w:rPr>
                <w:rFonts w:asciiTheme="majorHAnsi" w:hAnsiTheme="majorHAnsi" w:cstheme="majorBidi"/>
                <w:lang w:val="en-GB"/>
              </w:rPr>
              <w:t xml:space="preserve">Figure B.3: </w:t>
            </w:r>
            <w:r w:rsidR="2D221FC0" w:rsidRPr="7E6EA251">
              <w:rPr>
                <w:rFonts w:asciiTheme="majorHAnsi" w:hAnsiTheme="majorHAnsi" w:cstheme="majorBidi"/>
                <w:lang w:val="en-GB"/>
              </w:rPr>
              <w:t>Effect of the minimum wage hike on Capital</w:t>
            </w:r>
          </w:p>
          <w:p w14:paraId="1EEBE5FE" w14:textId="372E6624" w:rsidR="40939A00" w:rsidRDefault="40939A00" w:rsidP="40939A00">
            <w:pPr>
              <w:rPr>
                <w:rFonts w:asciiTheme="majorHAnsi" w:hAnsiTheme="majorHAnsi" w:cstheme="majorBidi"/>
                <w:lang w:val="en-US"/>
              </w:rPr>
            </w:pPr>
          </w:p>
        </w:tc>
      </w:tr>
      <w:tr w:rsidR="40939A00" w14:paraId="30188348" w14:textId="77777777" w:rsidTr="7E6EA251">
        <w:trPr>
          <w:trHeight w:val="300"/>
        </w:trPr>
        <w:tc>
          <w:tcPr>
            <w:tcW w:w="4508" w:type="dxa"/>
          </w:tcPr>
          <w:p w14:paraId="6A359236" w14:textId="2A843683" w:rsidR="5A952986" w:rsidRDefault="5A952986" w:rsidP="40939A00">
            <w:r>
              <w:rPr>
                <w:noProof/>
              </w:rPr>
              <w:drawing>
                <wp:inline distT="0" distB="0" distL="0" distR="0" wp14:anchorId="58E0D884" wp14:editId="5DB92D99">
                  <wp:extent cx="2714625" cy="1809750"/>
                  <wp:effectExtent l="0" t="0" r="0" b="0"/>
                  <wp:docPr id="2081963979" name="Picture 208196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24DC3CE9" w14:textId="15211D00" w:rsidR="5A952986" w:rsidRDefault="5A952986" w:rsidP="40939A00">
            <w:r>
              <w:rPr>
                <w:noProof/>
              </w:rPr>
              <w:drawing>
                <wp:inline distT="0" distB="0" distL="0" distR="0" wp14:anchorId="5B686461" wp14:editId="244A9EC2">
                  <wp:extent cx="2714625" cy="1809750"/>
                  <wp:effectExtent l="0" t="0" r="0" b="0"/>
                  <wp:docPr id="911597107" name="Picture 91159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13DCAE10" w14:textId="77777777" w:rsidTr="7E6EA251">
        <w:trPr>
          <w:trHeight w:val="300"/>
        </w:trPr>
        <w:tc>
          <w:tcPr>
            <w:tcW w:w="4508" w:type="dxa"/>
          </w:tcPr>
          <w:p w14:paraId="2C000316" w14:textId="320287E9" w:rsidR="40939A00" w:rsidRDefault="4FCC3FF5" w:rsidP="7E6EA251">
            <w:pPr>
              <w:pStyle w:val="a4"/>
              <w:numPr>
                <w:ilvl w:val="0"/>
                <w:numId w:val="14"/>
              </w:numPr>
              <w:rPr>
                <w:rFonts w:asciiTheme="majorHAnsi" w:hAnsiTheme="majorHAnsi" w:cstheme="majorBidi"/>
                <w:lang w:val="en-US"/>
              </w:rPr>
            </w:pPr>
            <w:r w:rsidRPr="7E6EA251">
              <w:rPr>
                <w:rFonts w:asciiTheme="majorHAnsi" w:hAnsiTheme="majorHAnsi" w:cstheme="majorBidi"/>
                <w:lang w:val="en-US"/>
              </w:rPr>
              <w:t>Balanced sample</w:t>
            </w:r>
          </w:p>
        </w:tc>
        <w:tc>
          <w:tcPr>
            <w:tcW w:w="4508" w:type="dxa"/>
          </w:tcPr>
          <w:p w14:paraId="03FDA9D5" w14:textId="7A5692AB" w:rsidR="40939A00" w:rsidRDefault="4FCC3FF5" w:rsidP="7E6EA251">
            <w:pPr>
              <w:pStyle w:val="a4"/>
              <w:numPr>
                <w:ilvl w:val="0"/>
                <w:numId w:val="14"/>
              </w:numPr>
              <w:rPr>
                <w:rFonts w:asciiTheme="majorHAnsi" w:hAnsiTheme="majorHAnsi" w:cstheme="majorBidi"/>
                <w:lang w:val="en-US"/>
              </w:rPr>
            </w:pPr>
            <w:r w:rsidRPr="7E6EA251">
              <w:rPr>
                <w:rFonts w:asciiTheme="majorHAnsi" w:hAnsiTheme="majorHAnsi" w:cstheme="majorBidi"/>
                <w:lang w:val="en-US"/>
              </w:rPr>
              <w:t xml:space="preserve">Sample of surviving farms </w:t>
            </w:r>
          </w:p>
        </w:tc>
      </w:tr>
      <w:tr w:rsidR="40939A00" w14:paraId="120F7480" w14:textId="77777777" w:rsidTr="7E6EA251">
        <w:trPr>
          <w:trHeight w:val="300"/>
        </w:trPr>
        <w:tc>
          <w:tcPr>
            <w:tcW w:w="4508" w:type="dxa"/>
          </w:tcPr>
          <w:p w14:paraId="2AFE6D55" w14:textId="73BFD21F" w:rsidR="7D74426B" w:rsidRDefault="7D74426B" w:rsidP="40939A00">
            <w:r>
              <w:rPr>
                <w:noProof/>
              </w:rPr>
              <w:drawing>
                <wp:inline distT="0" distB="0" distL="0" distR="0" wp14:anchorId="2D95CB2D" wp14:editId="7611CF4C">
                  <wp:extent cx="2714625" cy="1809750"/>
                  <wp:effectExtent l="0" t="0" r="0" b="0"/>
                  <wp:docPr id="229762571" name="Picture 22976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3CACA052" w14:textId="2A0811A8" w:rsidR="68A79347" w:rsidRDefault="68A79347" w:rsidP="40939A00">
            <w:r>
              <w:rPr>
                <w:noProof/>
              </w:rPr>
              <w:drawing>
                <wp:inline distT="0" distB="0" distL="0" distR="0" wp14:anchorId="775E010B" wp14:editId="6A9520A2">
                  <wp:extent cx="2714625" cy="1800225"/>
                  <wp:effectExtent l="0" t="0" r="0" b="0"/>
                  <wp:docPr id="637415505" name="Picture 63741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14625" cy="1800225"/>
                          </a:xfrm>
                          <a:prstGeom prst="rect">
                            <a:avLst/>
                          </a:prstGeom>
                        </pic:spPr>
                      </pic:pic>
                    </a:graphicData>
                  </a:graphic>
                </wp:inline>
              </w:drawing>
            </w:r>
          </w:p>
        </w:tc>
      </w:tr>
      <w:tr w:rsidR="40939A00" w14:paraId="7F504B6F" w14:textId="77777777" w:rsidTr="7E6EA251">
        <w:trPr>
          <w:trHeight w:val="300"/>
        </w:trPr>
        <w:tc>
          <w:tcPr>
            <w:tcW w:w="4508" w:type="dxa"/>
          </w:tcPr>
          <w:p w14:paraId="79F338B4" w14:textId="66035D0A" w:rsidR="40939A00" w:rsidRDefault="3DA0E10D" w:rsidP="7E6EA251">
            <w:pPr>
              <w:pStyle w:val="a4"/>
              <w:numPr>
                <w:ilvl w:val="0"/>
                <w:numId w:val="14"/>
              </w:numPr>
              <w:rPr>
                <w:rFonts w:asciiTheme="majorHAnsi" w:hAnsiTheme="majorHAnsi" w:cstheme="majorBidi"/>
                <w:lang w:val="en-US"/>
              </w:rPr>
            </w:pPr>
            <w:r w:rsidRPr="7E6EA251">
              <w:rPr>
                <w:rFonts w:asciiTheme="majorHAnsi" w:hAnsiTheme="majorHAnsi" w:cstheme="majorBidi"/>
                <w:lang w:val="en-US"/>
              </w:rPr>
              <w:t xml:space="preserve">Balanced sample </w:t>
            </w:r>
          </w:p>
        </w:tc>
        <w:tc>
          <w:tcPr>
            <w:tcW w:w="4508" w:type="dxa"/>
          </w:tcPr>
          <w:p w14:paraId="127E4F83" w14:textId="2AADA7DF" w:rsidR="40939A00" w:rsidRDefault="3DA0E10D" w:rsidP="7E6EA251">
            <w:pPr>
              <w:pStyle w:val="a4"/>
              <w:numPr>
                <w:ilvl w:val="0"/>
                <w:numId w:val="14"/>
              </w:numPr>
              <w:rPr>
                <w:rFonts w:asciiTheme="majorHAnsi" w:hAnsiTheme="majorHAnsi" w:cstheme="majorBidi"/>
                <w:lang w:val="en-US"/>
              </w:rPr>
            </w:pPr>
            <w:r w:rsidRPr="7E6EA251">
              <w:rPr>
                <w:rFonts w:asciiTheme="majorHAnsi" w:hAnsiTheme="majorHAnsi" w:cstheme="majorBidi"/>
                <w:lang w:val="en-US"/>
              </w:rPr>
              <w:t>Sample of surviving farms</w:t>
            </w:r>
          </w:p>
        </w:tc>
      </w:tr>
      <w:tr w:rsidR="40939A00" w14:paraId="296BD509" w14:textId="77777777" w:rsidTr="7E6EA251">
        <w:trPr>
          <w:trHeight w:val="300"/>
        </w:trPr>
        <w:tc>
          <w:tcPr>
            <w:tcW w:w="9016" w:type="dxa"/>
            <w:gridSpan w:val="2"/>
          </w:tcPr>
          <w:p w14:paraId="09D3B1B5" w14:textId="5629DD7F" w:rsidR="40939A00" w:rsidRDefault="40939A00" w:rsidP="40939A00">
            <w:pPr>
              <w:rPr>
                <w:rFonts w:asciiTheme="majorHAnsi" w:hAnsiTheme="majorHAnsi" w:cstheme="majorBidi"/>
                <w:lang w:val="en-US"/>
              </w:rPr>
            </w:pPr>
            <w:r w:rsidRPr="40939A00">
              <w:rPr>
                <w:rFonts w:asciiTheme="majorHAnsi" w:hAnsiTheme="majorHAnsi" w:cstheme="majorBidi"/>
                <w:lang w:val="en-US"/>
              </w:rPr>
              <w:t>Notes:</w:t>
            </w:r>
          </w:p>
          <w:p w14:paraId="060F4DC9" w14:textId="45A3D7B9" w:rsidR="40939A00" w:rsidRDefault="40939A00" w:rsidP="40939A00">
            <w:pPr>
              <w:rPr>
                <w:rFonts w:asciiTheme="majorHAnsi" w:hAnsiTheme="majorHAnsi" w:cstheme="majorBidi"/>
                <w:lang w:val="en-US"/>
              </w:rPr>
            </w:pPr>
            <w:r w:rsidRPr="40939A00">
              <w:rPr>
                <w:rFonts w:asciiTheme="majorHAnsi" w:hAnsiTheme="majorHAnsi" w:cstheme="majorBidi"/>
                <w:lang w:val="en-US"/>
              </w:rPr>
              <w:t xml:space="preserve">Source: </w:t>
            </w:r>
          </w:p>
        </w:tc>
      </w:tr>
    </w:tbl>
    <w:p w14:paraId="62C5E347" w14:textId="77EDDFC3" w:rsidR="001933B7" w:rsidRDefault="001933B7" w:rsidP="7E6EA251">
      <w:pPr>
        <w:rPr>
          <w:ins w:id="1511" w:author="成朗" w:date="2024-03-18T20:38:00Z"/>
          <w:rFonts w:asciiTheme="majorHAnsi" w:hAnsiTheme="majorHAnsi" w:cstheme="majorBidi"/>
          <w:lang w:val="en-US"/>
        </w:rPr>
      </w:pPr>
    </w:p>
    <w:p w14:paraId="7BAE34EC" w14:textId="77777777" w:rsidR="001933B7" w:rsidRDefault="001933B7">
      <w:pPr>
        <w:rPr>
          <w:ins w:id="1512" w:author="成朗" w:date="2024-03-18T20:38:00Z"/>
          <w:rFonts w:asciiTheme="majorHAnsi" w:hAnsiTheme="majorHAnsi" w:cstheme="majorBidi"/>
          <w:lang w:val="en-US"/>
        </w:rPr>
      </w:pPr>
      <w:ins w:id="1513" w:author="成朗" w:date="2024-03-18T20:38:00Z">
        <w:r>
          <w:rPr>
            <w:rFonts w:asciiTheme="majorHAnsi" w:hAnsiTheme="majorHAnsi" w:cstheme="majorBidi"/>
            <w:lang w:val="en-US"/>
          </w:rPr>
          <w:br w:type="page"/>
        </w:r>
      </w:ins>
    </w:p>
    <w:p w14:paraId="1E1071E3" w14:textId="77777777" w:rsidR="00B63A89" w:rsidRDefault="00B63A89" w:rsidP="7E6EA251">
      <w:pPr>
        <w:rPr>
          <w:rFonts w:asciiTheme="majorHAnsi" w:hAnsiTheme="majorHAnsi" w:cstheme="majorBidi"/>
          <w:lang w:val="en-US"/>
        </w:rPr>
      </w:pPr>
    </w:p>
    <w:p w14:paraId="006BD233" w14:textId="543B4C09" w:rsidR="00B63A89" w:rsidRDefault="1A43554A" w:rsidP="7E6EA251">
      <w:pPr>
        <w:pStyle w:val="a4"/>
        <w:numPr>
          <w:ilvl w:val="0"/>
          <w:numId w:val="4"/>
        </w:numPr>
        <w:rPr>
          <w:rFonts w:asciiTheme="majorHAnsi" w:hAnsiTheme="majorHAnsi" w:cstheme="majorBidi"/>
          <w:b/>
          <w:bCs/>
          <w:lang w:val="en-US"/>
        </w:rPr>
      </w:pPr>
      <w:r w:rsidRPr="7E6EA251">
        <w:rPr>
          <w:rFonts w:asciiTheme="majorHAnsi" w:hAnsiTheme="majorHAnsi" w:cstheme="majorBidi"/>
          <w:b/>
          <w:bCs/>
          <w:lang w:val="en-US"/>
        </w:rPr>
        <w:t>Revenue</w:t>
      </w:r>
    </w:p>
    <w:tbl>
      <w:tblPr>
        <w:tblStyle w:val="a3"/>
        <w:tblW w:w="0" w:type="auto"/>
        <w:tblLayout w:type="fixed"/>
        <w:tblLook w:val="06A0" w:firstRow="1" w:lastRow="0" w:firstColumn="1" w:lastColumn="0" w:noHBand="1" w:noVBand="1"/>
      </w:tblPr>
      <w:tblGrid>
        <w:gridCol w:w="4508"/>
        <w:gridCol w:w="4508"/>
      </w:tblGrid>
      <w:tr w:rsidR="40939A00" w14:paraId="66C94ECF" w14:textId="77777777" w:rsidTr="7E6EA251">
        <w:trPr>
          <w:trHeight w:val="300"/>
        </w:trPr>
        <w:tc>
          <w:tcPr>
            <w:tcW w:w="9016" w:type="dxa"/>
            <w:gridSpan w:val="2"/>
          </w:tcPr>
          <w:p w14:paraId="3F528245" w14:textId="35240AAA" w:rsidR="40939A00" w:rsidRDefault="1A43554A" w:rsidP="7E6EA251">
            <w:pPr>
              <w:rPr>
                <w:rFonts w:asciiTheme="majorHAnsi" w:hAnsiTheme="majorHAnsi" w:cstheme="majorBidi"/>
                <w:lang w:val="en-GB"/>
              </w:rPr>
            </w:pPr>
            <w:r w:rsidRPr="7E6EA251">
              <w:rPr>
                <w:rFonts w:asciiTheme="majorHAnsi" w:hAnsiTheme="majorHAnsi" w:cstheme="majorBidi"/>
                <w:lang w:val="en-GB"/>
              </w:rPr>
              <w:t xml:space="preserve">Figure B.4: </w:t>
            </w:r>
            <w:r w:rsidR="2D221FC0" w:rsidRPr="7E6EA251">
              <w:rPr>
                <w:rFonts w:asciiTheme="majorHAnsi" w:hAnsiTheme="majorHAnsi" w:cstheme="majorBidi"/>
                <w:lang w:val="en-GB"/>
              </w:rPr>
              <w:t>Effect of the minimum wage hike on revenue</w:t>
            </w:r>
          </w:p>
          <w:p w14:paraId="745149F3" w14:textId="5181ABF9" w:rsidR="40939A00" w:rsidRDefault="40939A00" w:rsidP="40939A00">
            <w:pPr>
              <w:rPr>
                <w:rFonts w:asciiTheme="majorHAnsi" w:hAnsiTheme="majorHAnsi" w:cstheme="majorBidi"/>
                <w:lang w:val="en-US"/>
              </w:rPr>
            </w:pPr>
          </w:p>
        </w:tc>
      </w:tr>
      <w:tr w:rsidR="40939A00" w14:paraId="12042DA8" w14:textId="77777777" w:rsidTr="7E6EA251">
        <w:trPr>
          <w:trHeight w:val="300"/>
        </w:trPr>
        <w:tc>
          <w:tcPr>
            <w:tcW w:w="4508" w:type="dxa"/>
          </w:tcPr>
          <w:p w14:paraId="6A65ADBB" w14:textId="6B76CE4A" w:rsidR="7F4937EE" w:rsidRDefault="7F4937EE" w:rsidP="40939A00">
            <w:r>
              <w:rPr>
                <w:noProof/>
              </w:rPr>
              <w:drawing>
                <wp:inline distT="0" distB="0" distL="0" distR="0" wp14:anchorId="408585BF" wp14:editId="0DC21B11">
                  <wp:extent cx="2714625" cy="1809750"/>
                  <wp:effectExtent l="0" t="0" r="0" b="0"/>
                  <wp:docPr id="997027105" name="Picture 99702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37EE8F7A" w14:textId="76584D51" w:rsidR="45A8266B" w:rsidRDefault="45A8266B" w:rsidP="40939A00">
            <w:r>
              <w:rPr>
                <w:noProof/>
              </w:rPr>
              <w:drawing>
                <wp:inline distT="0" distB="0" distL="0" distR="0" wp14:anchorId="0E3D0DC0" wp14:editId="7F0C1658">
                  <wp:extent cx="2714625" cy="1809750"/>
                  <wp:effectExtent l="0" t="0" r="0" b="0"/>
                  <wp:docPr id="467566834" name="Picture 46756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14219EB9" w14:textId="77777777" w:rsidTr="7E6EA251">
        <w:trPr>
          <w:trHeight w:val="300"/>
        </w:trPr>
        <w:tc>
          <w:tcPr>
            <w:tcW w:w="4508" w:type="dxa"/>
          </w:tcPr>
          <w:p w14:paraId="36632B26" w14:textId="4199CF85" w:rsidR="40939A00" w:rsidRDefault="5537D9B4" w:rsidP="7E6EA251">
            <w:pPr>
              <w:pStyle w:val="a4"/>
              <w:numPr>
                <w:ilvl w:val="0"/>
                <w:numId w:val="2"/>
              </w:numPr>
              <w:rPr>
                <w:rFonts w:asciiTheme="majorHAnsi" w:hAnsiTheme="majorHAnsi" w:cstheme="majorBidi"/>
                <w:lang w:val="en-US"/>
              </w:rPr>
            </w:pPr>
            <w:r w:rsidRPr="7E6EA251">
              <w:rPr>
                <w:rFonts w:asciiTheme="majorHAnsi" w:hAnsiTheme="majorHAnsi" w:cstheme="majorBidi"/>
                <w:lang w:val="en-US"/>
              </w:rPr>
              <w:t>Balanced sample</w:t>
            </w:r>
          </w:p>
        </w:tc>
        <w:tc>
          <w:tcPr>
            <w:tcW w:w="4508" w:type="dxa"/>
          </w:tcPr>
          <w:p w14:paraId="69165E22" w14:textId="43EDD0B9" w:rsidR="40939A00" w:rsidRDefault="5537D9B4" w:rsidP="7E6EA251">
            <w:pPr>
              <w:pStyle w:val="a4"/>
              <w:numPr>
                <w:ilvl w:val="0"/>
                <w:numId w:val="2"/>
              </w:numPr>
              <w:rPr>
                <w:rFonts w:asciiTheme="majorHAnsi" w:hAnsiTheme="majorHAnsi" w:cstheme="majorBidi"/>
                <w:lang w:val="en-US"/>
              </w:rPr>
            </w:pPr>
            <w:r w:rsidRPr="7E6EA251">
              <w:rPr>
                <w:rFonts w:asciiTheme="majorHAnsi" w:hAnsiTheme="majorHAnsi" w:cstheme="majorBidi"/>
                <w:lang w:val="en-US"/>
              </w:rPr>
              <w:t>Sample of surviving farms</w:t>
            </w:r>
          </w:p>
        </w:tc>
      </w:tr>
      <w:tr w:rsidR="40939A00" w14:paraId="199FED0A" w14:textId="77777777" w:rsidTr="7E6EA251">
        <w:trPr>
          <w:trHeight w:val="300"/>
        </w:trPr>
        <w:tc>
          <w:tcPr>
            <w:tcW w:w="4508" w:type="dxa"/>
          </w:tcPr>
          <w:p w14:paraId="305F8E38" w14:textId="21B0AF0F" w:rsidR="4B811FAE" w:rsidRDefault="4B811FAE" w:rsidP="40939A00">
            <w:r>
              <w:rPr>
                <w:noProof/>
              </w:rPr>
              <w:drawing>
                <wp:inline distT="0" distB="0" distL="0" distR="0" wp14:anchorId="364CEC40" wp14:editId="50D7BA1F">
                  <wp:extent cx="2714625" cy="1809750"/>
                  <wp:effectExtent l="0" t="0" r="0" b="0"/>
                  <wp:docPr id="816647484" name="Picture 81664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c>
          <w:tcPr>
            <w:tcW w:w="4508" w:type="dxa"/>
          </w:tcPr>
          <w:p w14:paraId="244AABFC" w14:textId="3C2F5C29" w:rsidR="6774398F" w:rsidRDefault="6774398F" w:rsidP="40939A00">
            <w:r>
              <w:rPr>
                <w:noProof/>
              </w:rPr>
              <w:drawing>
                <wp:inline distT="0" distB="0" distL="0" distR="0" wp14:anchorId="21FE6ACB" wp14:editId="2C624402">
                  <wp:extent cx="2714625" cy="1809750"/>
                  <wp:effectExtent l="0" t="0" r="0" b="0"/>
                  <wp:docPr id="2034062350" name="Picture 203406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356863A6" w14:textId="77777777" w:rsidTr="7E6EA251">
        <w:trPr>
          <w:trHeight w:val="300"/>
        </w:trPr>
        <w:tc>
          <w:tcPr>
            <w:tcW w:w="4508" w:type="dxa"/>
          </w:tcPr>
          <w:p w14:paraId="5DFDEAC0" w14:textId="4225898D" w:rsidR="40939A00" w:rsidRDefault="022E61C2" w:rsidP="7E6EA251">
            <w:pPr>
              <w:pStyle w:val="a4"/>
              <w:numPr>
                <w:ilvl w:val="0"/>
                <w:numId w:val="2"/>
              </w:numPr>
              <w:rPr>
                <w:rFonts w:asciiTheme="majorHAnsi" w:hAnsiTheme="majorHAnsi" w:cstheme="majorBidi"/>
                <w:lang w:val="en-US"/>
              </w:rPr>
            </w:pPr>
            <w:r w:rsidRPr="7E6EA251">
              <w:rPr>
                <w:rFonts w:asciiTheme="majorHAnsi" w:hAnsiTheme="majorHAnsi" w:cstheme="majorBidi"/>
                <w:lang w:val="en-US"/>
              </w:rPr>
              <w:t>Balanced sample</w:t>
            </w:r>
          </w:p>
          <w:p w14:paraId="1DB61EBE" w14:textId="638A356D" w:rsidR="40939A00" w:rsidRDefault="40939A00" w:rsidP="7E6EA251">
            <w:pPr>
              <w:rPr>
                <w:rFonts w:asciiTheme="majorHAnsi" w:hAnsiTheme="majorHAnsi" w:cstheme="majorBidi"/>
                <w:lang w:val="en-US"/>
              </w:rPr>
            </w:pPr>
          </w:p>
        </w:tc>
        <w:tc>
          <w:tcPr>
            <w:tcW w:w="4508" w:type="dxa"/>
          </w:tcPr>
          <w:p w14:paraId="23AE1B57" w14:textId="741929FC" w:rsidR="40939A00" w:rsidRDefault="022E61C2" w:rsidP="7E6EA251">
            <w:pPr>
              <w:pStyle w:val="a4"/>
              <w:numPr>
                <w:ilvl w:val="0"/>
                <w:numId w:val="2"/>
              </w:numPr>
              <w:rPr>
                <w:rFonts w:asciiTheme="majorHAnsi" w:hAnsiTheme="majorHAnsi" w:cstheme="majorBidi"/>
                <w:lang w:val="en-US"/>
              </w:rPr>
            </w:pPr>
            <w:r w:rsidRPr="7E6EA251">
              <w:rPr>
                <w:rFonts w:asciiTheme="majorHAnsi" w:hAnsiTheme="majorHAnsi" w:cstheme="majorBidi"/>
                <w:lang w:val="en-US"/>
              </w:rPr>
              <w:t xml:space="preserve">Sample of surviving farms </w:t>
            </w:r>
          </w:p>
        </w:tc>
      </w:tr>
      <w:tr w:rsidR="40939A00" w14:paraId="3035E940" w14:textId="77777777" w:rsidTr="7E6EA251">
        <w:trPr>
          <w:trHeight w:val="300"/>
        </w:trPr>
        <w:tc>
          <w:tcPr>
            <w:tcW w:w="9016" w:type="dxa"/>
            <w:gridSpan w:val="2"/>
          </w:tcPr>
          <w:p w14:paraId="17600A92" w14:textId="49699610" w:rsidR="40939A00" w:rsidRDefault="40939A00" w:rsidP="40939A00">
            <w:pPr>
              <w:rPr>
                <w:rFonts w:asciiTheme="majorHAnsi" w:hAnsiTheme="majorHAnsi" w:cstheme="majorBidi"/>
                <w:lang w:val="en-US"/>
              </w:rPr>
            </w:pPr>
            <w:r w:rsidRPr="40939A00">
              <w:rPr>
                <w:rFonts w:asciiTheme="majorHAnsi" w:hAnsiTheme="majorHAnsi" w:cstheme="majorBidi"/>
                <w:lang w:val="en-US"/>
              </w:rPr>
              <w:t xml:space="preserve">Notes: </w:t>
            </w:r>
          </w:p>
          <w:p w14:paraId="71C64BEC" w14:textId="760CCAEF" w:rsidR="40939A00" w:rsidRDefault="40939A00" w:rsidP="40939A00">
            <w:pPr>
              <w:rPr>
                <w:rFonts w:asciiTheme="majorHAnsi" w:hAnsiTheme="majorHAnsi" w:cstheme="majorBidi"/>
                <w:lang w:val="en-US"/>
              </w:rPr>
            </w:pPr>
            <w:r w:rsidRPr="40939A00">
              <w:rPr>
                <w:rFonts w:asciiTheme="majorHAnsi" w:hAnsiTheme="majorHAnsi" w:cstheme="majorBidi"/>
                <w:lang w:val="en-US"/>
              </w:rPr>
              <w:t xml:space="preserve">Source: </w:t>
            </w:r>
          </w:p>
        </w:tc>
      </w:tr>
    </w:tbl>
    <w:p w14:paraId="17D6637D" w14:textId="6BC0FA1D" w:rsidR="008121CE" w:rsidRDefault="008121CE" w:rsidP="40939A00">
      <w:pPr>
        <w:rPr>
          <w:rFonts w:asciiTheme="majorHAnsi" w:hAnsiTheme="majorHAnsi" w:cstheme="majorBidi"/>
          <w:lang w:val="en-US"/>
        </w:rPr>
      </w:pPr>
    </w:p>
    <w:p w14:paraId="154CD055" w14:textId="6C5F1196" w:rsidR="001933B7" w:rsidRDefault="001933B7">
      <w:pPr>
        <w:rPr>
          <w:ins w:id="1514" w:author="成朗" w:date="2024-03-18T20:38:00Z"/>
          <w:rFonts w:asciiTheme="majorHAnsi" w:hAnsiTheme="majorHAnsi" w:cstheme="majorBidi"/>
          <w:lang w:val="en-US"/>
        </w:rPr>
      </w:pPr>
      <w:ins w:id="1515" w:author="成朗" w:date="2024-03-18T20:38:00Z">
        <w:r>
          <w:rPr>
            <w:rFonts w:asciiTheme="majorHAnsi" w:hAnsiTheme="majorHAnsi" w:cstheme="majorBidi"/>
            <w:lang w:val="en-US"/>
          </w:rPr>
          <w:br w:type="page"/>
        </w:r>
      </w:ins>
    </w:p>
    <w:p w14:paraId="16329D5B" w14:textId="77777777" w:rsidR="008121CE" w:rsidRDefault="008121CE" w:rsidP="40939A00">
      <w:pPr>
        <w:rPr>
          <w:rFonts w:asciiTheme="majorHAnsi" w:hAnsiTheme="majorHAnsi" w:cstheme="majorBidi"/>
          <w:lang w:val="en-US"/>
        </w:rPr>
      </w:pPr>
    </w:p>
    <w:p w14:paraId="71774081" w14:textId="1B017970" w:rsidR="008121CE" w:rsidRDefault="7071CB83" w:rsidP="7E6EA251">
      <w:pPr>
        <w:pStyle w:val="a4"/>
        <w:numPr>
          <w:ilvl w:val="0"/>
          <w:numId w:val="4"/>
        </w:numPr>
        <w:rPr>
          <w:rFonts w:asciiTheme="majorHAnsi" w:hAnsiTheme="majorHAnsi" w:cstheme="majorBidi"/>
          <w:b/>
          <w:bCs/>
          <w:lang w:val="en-US"/>
        </w:rPr>
      </w:pPr>
      <w:r w:rsidRPr="7E6EA251">
        <w:rPr>
          <w:rFonts w:asciiTheme="majorHAnsi" w:hAnsiTheme="majorHAnsi" w:cstheme="majorBidi"/>
          <w:b/>
          <w:bCs/>
          <w:lang w:val="en-US"/>
        </w:rPr>
        <w:t>Operating profit</w:t>
      </w:r>
    </w:p>
    <w:p w14:paraId="71DBA3E3" w14:textId="128163DE" w:rsidR="008121CE" w:rsidRDefault="008121CE" w:rsidP="7E6EA251">
      <w:pPr>
        <w:rPr>
          <w:rFonts w:asciiTheme="majorHAnsi" w:hAnsiTheme="majorHAnsi" w:cstheme="majorBidi"/>
          <w:b/>
          <w:bCs/>
          <w:lang w:val="en-US"/>
        </w:rPr>
      </w:pPr>
    </w:p>
    <w:tbl>
      <w:tblPr>
        <w:tblStyle w:val="a3"/>
        <w:tblW w:w="0" w:type="auto"/>
        <w:tblLayout w:type="fixed"/>
        <w:tblLook w:val="06A0" w:firstRow="1" w:lastRow="0" w:firstColumn="1" w:lastColumn="0" w:noHBand="1" w:noVBand="1"/>
      </w:tblPr>
      <w:tblGrid>
        <w:gridCol w:w="4508"/>
        <w:gridCol w:w="4508"/>
      </w:tblGrid>
      <w:tr w:rsidR="40939A00" w14:paraId="7432F305" w14:textId="77777777" w:rsidTr="7E6EA251">
        <w:trPr>
          <w:trHeight w:val="300"/>
        </w:trPr>
        <w:tc>
          <w:tcPr>
            <w:tcW w:w="9016" w:type="dxa"/>
            <w:gridSpan w:val="2"/>
          </w:tcPr>
          <w:p w14:paraId="76AE0E2C" w14:textId="166D88BD" w:rsidR="40939A00" w:rsidRDefault="7071CB83" w:rsidP="7E6EA251">
            <w:pPr>
              <w:rPr>
                <w:rFonts w:asciiTheme="majorHAnsi" w:hAnsiTheme="majorHAnsi" w:cstheme="majorBidi"/>
                <w:lang w:val="en-GB"/>
              </w:rPr>
            </w:pPr>
            <w:r w:rsidRPr="7E6EA251">
              <w:rPr>
                <w:rFonts w:asciiTheme="majorHAnsi" w:hAnsiTheme="majorHAnsi" w:cstheme="majorBidi"/>
                <w:lang w:val="en-GB"/>
              </w:rPr>
              <w:t xml:space="preserve">Figure B.5: </w:t>
            </w:r>
            <w:r w:rsidR="2D221FC0" w:rsidRPr="7E6EA251">
              <w:rPr>
                <w:rFonts w:asciiTheme="majorHAnsi" w:hAnsiTheme="majorHAnsi" w:cstheme="majorBidi"/>
                <w:lang w:val="en-GB"/>
              </w:rPr>
              <w:t xml:space="preserve">Effect of the minimum wage hike on </w:t>
            </w:r>
            <w:r w:rsidR="6F531312" w:rsidRPr="7E6EA251">
              <w:rPr>
                <w:rFonts w:asciiTheme="majorHAnsi" w:hAnsiTheme="majorHAnsi" w:cstheme="majorBidi"/>
                <w:lang w:val="en-GB"/>
              </w:rPr>
              <w:t>operating profit</w:t>
            </w:r>
          </w:p>
          <w:p w14:paraId="7D13A705" w14:textId="5181ABF9" w:rsidR="40939A00" w:rsidRDefault="40939A00" w:rsidP="40939A00">
            <w:pPr>
              <w:rPr>
                <w:rFonts w:asciiTheme="majorHAnsi" w:hAnsiTheme="majorHAnsi" w:cstheme="majorBidi"/>
                <w:lang w:val="en-US"/>
              </w:rPr>
            </w:pPr>
          </w:p>
        </w:tc>
      </w:tr>
      <w:tr w:rsidR="40939A00" w14:paraId="766EBF55" w14:textId="77777777" w:rsidTr="7E6EA251">
        <w:trPr>
          <w:trHeight w:val="300"/>
        </w:trPr>
        <w:tc>
          <w:tcPr>
            <w:tcW w:w="4508" w:type="dxa"/>
          </w:tcPr>
          <w:p w14:paraId="4C161AE4" w14:textId="41F3BBE8" w:rsidR="0388AC05" w:rsidRDefault="0388AC05" w:rsidP="40939A00">
            <w:r>
              <w:rPr>
                <w:noProof/>
              </w:rPr>
              <w:drawing>
                <wp:inline distT="0" distB="0" distL="0" distR="0" wp14:anchorId="32FC040C" wp14:editId="131BCBB3">
                  <wp:extent cx="2714625" cy="1800225"/>
                  <wp:effectExtent l="0" t="0" r="0" b="0"/>
                  <wp:docPr id="1502752129" name="Picture 150275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14625" cy="1800225"/>
                          </a:xfrm>
                          <a:prstGeom prst="rect">
                            <a:avLst/>
                          </a:prstGeom>
                        </pic:spPr>
                      </pic:pic>
                    </a:graphicData>
                  </a:graphic>
                </wp:inline>
              </w:drawing>
            </w:r>
          </w:p>
        </w:tc>
        <w:tc>
          <w:tcPr>
            <w:tcW w:w="4508" w:type="dxa"/>
          </w:tcPr>
          <w:p w14:paraId="15772ADB" w14:textId="375505AA" w:rsidR="2D5A35CB" w:rsidRDefault="2D5A35CB" w:rsidP="40939A00">
            <w:r>
              <w:rPr>
                <w:noProof/>
              </w:rPr>
              <w:drawing>
                <wp:inline distT="0" distB="0" distL="0" distR="0" wp14:anchorId="564BAFDB" wp14:editId="75FD57BC">
                  <wp:extent cx="2714625" cy="1809750"/>
                  <wp:effectExtent l="0" t="0" r="0" b="0"/>
                  <wp:docPr id="773439483" name="Picture 77343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43C208D3" w14:textId="77777777" w:rsidTr="7E6EA251">
        <w:trPr>
          <w:trHeight w:val="300"/>
        </w:trPr>
        <w:tc>
          <w:tcPr>
            <w:tcW w:w="4508" w:type="dxa"/>
          </w:tcPr>
          <w:p w14:paraId="7BF7A54F" w14:textId="6CD33F1F" w:rsidR="40939A00" w:rsidRDefault="71493BE6" w:rsidP="7E6EA251">
            <w:pPr>
              <w:pStyle w:val="a4"/>
              <w:numPr>
                <w:ilvl w:val="0"/>
                <w:numId w:val="1"/>
              </w:numPr>
              <w:rPr>
                <w:rFonts w:asciiTheme="majorHAnsi" w:hAnsiTheme="majorHAnsi" w:cstheme="majorBidi"/>
                <w:lang w:val="en-US"/>
              </w:rPr>
            </w:pPr>
            <w:r w:rsidRPr="7E6EA251">
              <w:rPr>
                <w:rFonts w:asciiTheme="majorHAnsi" w:hAnsiTheme="majorHAnsi" w:cstheme="majorBidi"/>
                <w:lang w:val="en-US"/>
              </w:rPr>
              <w:t>Balanced sample</w:t>
            </w:r>
          </w:p>
        </w:tc>
        <w:tc>
          <w:tcPr>
            <w:tcW w:w="4508" w:type="dxa"/>
          </w:tcPr>
          <w:p w14:paraId="15F684B7" w14:textId="27F22CFF" w:rsidR="40939A00" w:rsidRDefault="71493BE6" w:rsidP="7E6EA251">
            <w:pPr>
              <w:pStyle w:val="a4"/>
              <w:numPr>
                <w:ilvl w:val="0"/>
                <w:numId w:val="1"/>
              </w:numPr>
              <w:rPr>
                <w:rFonts w:asciiTheme="majorHAnsi" w:hAnsiTheme="majorHAnsi" w:cstheme="majorBidi"/>
                <w:lang w:val="en-US"/>
              </w:rPr>
            </w:pPr>
            <w:r w:rsidRPr="7E6EA251">
              <w:rPr>
                <w:rFonts w:asciiTheme="majorHAnsi" w:hAnsiTheme="majorHAnsi" w:cstheme="majorBidi"/>
                <w:lang w:val="en-US"/>
              </w:rPr>
              <w:t xml:space="preserve">Sample of surviving farms </w:t>
            </w:r>
          </w:p>
        </w:tc>
      </w:tr>
      <w:tr w:rsidR="40939A00" w14:paraId="18F1D259" w14:textId="77777777" w:rsidTr="7E6EA251">
        <w:trPr>
          <w:trHeight w:val="300"/>
        </w:trPr>
        <w:tc>
          <w:tcPr>
            <w:tcW w:w="4508" w:type="dxa"/>
          </w:tcPr>
          <w:p w14:paraId="4A6732CC" w14:textId="2D6EB2AD" w:rsidR="4BCE8F59" w:rsidRDefault="4BCE8F59" w:rsidP="40939A00">
            <w:r>
              <w:rPr>
                <w:noProof/>
              </w:rPr>
              <w:drawing>
                <wp:inline distT="0" distB="0" distL="0" distR="0" wp14:anchorId="6B4B34D6" wp14:editId="08065526">
                  <wp:extent cx="2714625" cy="1800225"/>
                  <wp:effectExtent l="0" t="0" r="0" b="0"/>
                  <wp:docPr id="630049782" name="Picture 63004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714625" cy="1800225"/>
                          </a:xfrm>
                          <a:prstGeom prst="rect">
                            <a:avLst/>
                          </a:prstGeom>
                        </pic:spPr>
                      </pic:pic>
                    </a:graphicData>
                  </a:graphic>
                </wp:inline>
              </w:drawing>
            </w:r>
          </w:p>
        </w:tc>
        <w:tc>
          <w:tcPr>
            <w:tcW w:w="4508" w:type="dxa"/>
          </w:tcPr>
          <w:p w14:paraId="451DBF6A" w14:textId="181D72E0" w:rsidR="7B5E6D28" w:rsidRDefault="7B5E6D28" w:rsidP="40939A00">
            <w:r>
              <w:rPr>
                <w:noProof/>
              </w:rPr>
              <w:drawing>
                <wp:inline distT="0" distB="0" distL="0" distR="0" wp14:anchorId="36CAAA17" wp14:editId="4DCB36E9">
                  <wp:extent cx="2714625" cy="1809750"/>
                  <wp:effectExtent l="0" t="0" r="0" b="0"/>
                  <wp:docPr id="2012267010" name="Picture 201226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14625" cy="1809750"/>
                          </a:xfrm>
                          <a:prstGeom prst="rect">
                            <a:avLst/>
                          </a:prstGeom>
                        </pic:spPr>
                      </pic:pic>
                    </a:graphicData>
                  </a:graphic>
                </wp:inline>
              </w:drawing>
            </w:r>
          </w:p>
        </w:tc>
      </w:tr>
      <w:tr w:rsidR="40939A00" w14:paraId="0C38AE7E" w14:textId="77777777" w:rsidTr="7E6EA251">
        <w:trPr>
          <w:trHeight w:val="300"/>
        </w:trPr>
        <w:tc>
          <w:tcPr>
            <w:tcW w:w="4508" w:type="dxa"/>
          </w:tcPr>
          <w:p w14:paraId="033A163E" w14:textId="7CB422CD" w:rsidR="40939A00" w:rsidRDefault="643709F7" w:rsidP="7E6EA251">
            <w:pPr>
              <w:pStyle w:val="a4"/>
              <w:numPr>
                <w:ilvl w:val="0"/>
                <w:numId w:val="1"/>
              </w:numPr>
              <w:rPr>
                <w:rFonts w:asciiTheme="majorHAnsi" w:hAnsiTheme="majorHAnsi" w:cstheme="majorBidi"/>
                <w:lang w:val="en-US"/>
              </w:rPr>
            </w:pPr>
            <w:r w:rsidRPr="7E6EA251">
              <w:rPr>
                <w:rFonts w:asciiTheme="majorHAnsi" w:hAnsiTheme="majorHAnsi" w:cstheme="majorBidi"/>
                <w:lang w:val="en-US"/>
              </w:rPr>
              <w:t xml:space="preserve">Balanced sample </w:t>
            </w:r>
          </w:p>
        </w:tc>
        <w:tc>
          <w:tcPr>
            <w:tcW w:w="4508" w:type="dxa"/>
          </w:tcPr>
          <w:p w14:paraId="23DD529E" w14:textId="3C42C1A5" w:rsidR="40939A00" w:rsidRDefault="643709F7" w:rsidP="7E6EA251">
            <w:pPr>
              <w:pStyle w:val="a4"/>
              <w:numPr>
                <w:ilvl w:val="0"/>
                <w:numId w:val="1"/>
              </w:numPr>
              <w:rPr>
                <w:rFonts w:asciiTheme="majorHAnsi" w:hAnsiTheme="majorHAnsi" w:cstheme="majorBidi"/>
                <w:lang w:val="en-US"/>
              </w:rPr>
            </w:pPr>
            <w:r w:rsidRPr="7E6EA251">
              <w:rPr>
                <w:rFonts w:asciiTheme="majorHAnsi" w:hAnsiTheme="majorHAnsi" w:cstheme="majorBidi"/>
                <w:lang w:val="en-US"/>
              </w:rPr>
              <w:t xml:space="preserve">Sample of surviving farms </w:t>
            </w:r>
          </w:p>
        </w:tc>
      </w:tr>
      <w:tr w:rsidR="40939A00" w14:paraId="72F56EB7" w14:textId="77777777" w:rsidTr="7E6EA251">
        <w:trPr>
          <w:trHeight w:val="300"/>
        </w:trPr>
        <w:tc>
          <w:tcPr>
            <w:tcW w:w="9016" w:type="dxa"/>
            <w:gridSpan w:val="2"/>
          </w:tcPr>
          <w:p w14:paraId="3C9BEA57" w14:textId="49699610" w:rsidR="40939A00" w:rsidRDefault="40939A00" w:rsidP="40939A00">
            <w:pPr>
              <w:rPr>
                <w:rFonts w:asciiTheme="majorHAnsi" w:hAnsiTheme="majorHAnsi" w:cstheme="majorBidi"/>
                <w:lang w:val="en-US"/>
              </w:rPr>
            </w:pPr>
            <w:r w:rsidRPr="40939A00">
              <w:rPr>
                <w:rFonts w:asciiTheme="majorHAnsi" w:hAnsiTheme="majorHAnsi" w:cstheme="majorBidi"/>
                <w:lang w:val="en-US"/>
              </w:rPr>
              <w:t xml:space="preserve">Notes: </w:t>
            </w:r>
          </w:p>
          <w:p w14:paraId="2FCD8CF8" w14:textId="760CCAEF" w:rsidR="40939A00" w:rsidRDefault="40939A00" w:rsidP="40939A00">
            <w:pPr>
              <w:rPr>
                <w:rFonts w:asciiTheme="majorHAnsi" w:hAnsiTheme="majorHAnsi" w:cstheme="majorBidi"/>
                <w:lang w:val="en-US"/>
              </w:rPr>
            </w:pPr>
            <w:r w:rsidRPr="40939A00">
              <w:rPr>
                <w:rFonts w:asciiTheme="majorHAnsi" w:hAnsiTheme="majorHAnsi" w:cstheme="majorBidi"/>
                <w:lang w:val="en-US"/>
              </w:rPr>
              <w:t xml:space="preserve">Source: </w:t>
            </w:r>
          </w:p>
        </w:tc>
      </w:tr>
    </w:tbl>
    <w:p w14:paraId="43298F3E" w14:textId="1F81034E" w:rsidR="008121CE" w:rsidRDefault="008121CE" w:rsidP="40939A00">
      <w:pPr>
        <w:rPr>
          <w:rFonts w:asciiTheme="majorHAnsi" w:hAnsiTheme="majorHAnsi" w:cstheme="majorBidi"/>
          <w:lang w:val="en-US"/>
        </w:rPr>
      </w:pPr>
    </w:p>
    <w:p w14:paraId="465EBAAC" w14:textId="4B652430" w:rsidR="00E0099F" w:rsidRDefault="00E0099F" w:rsidP="40939A00">
      <w:pPr>
        <w:rPr>
          <w:rFonts w:asciiTheme="majorHAnsi" w:hAnsiTheme="majorHAnsi" w:cstheme="majorBidi"/>
          <w:lang w:val="en-US"/>
        </w:rPr>
      </w:pPr>
    </w:p>
    <w:p w14:paraId="1E77A437" w14:textId="6E1C3054" w:rsidR="00F80BD2" w:rsidRDefault="00F80BD2" w:rsidP="40939A00">
      <w:pPr>
        <w:rPr>
          <w:rFonts w:asciiTheme="majorHAnsi" w:hAnsiTheme="majorHAnsi" w:cstheme="majorBidi"/>
          <w:lang w:val="en-US"/>
        </w:rPr>
      </w:pPr>
    </w:p>
    <w:p w14:paraId="43F472D7" w14:textId="39CCC5B8" w:rsidR="008121CE" w:rsidRPr="009478EA" w:rsidRDefault="558ADC48" w:rsidP="40939A00">
      <w:pPr>
        <w:rPr>
          <w:rFonts w:asciiTheme="majorHAnsi" w:hAnsiTheme="majorHAnsi" w:cstheme="majorBidi"/>
          <w:b/>
          <w:bCs/>
          <w:lang w:val="en-US"/>
        </w:rPr>
      </w:pPr>
      <w:r w:rsidRPr="40939A00">
        <w:rPr>
          <w:rFonts w:asciiTheme="majorHAnsi" w:hAnsiTheme="majorHAnsi" w:cstheme="majorBidi"/>
          <w:b/>
          <w:bCs/>
          <w:lang w:val="en-US"/>
        </w:rPr>
        <w:t xml:space="preserve">Appendix B: Data </w:t>
      </w:r>
    </w:p>
    <w:sectPr w:rsidR="008121CE" w:rsidRPr="009478EA">
      <w:footerReference w:type="default" r:id="rId9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Von Fintel, Dieter [dieter2@sun.ac.za]" w:date="2024-02-26T09:34:00Z" w:initials="V[">
    <w:p w14:paraId="0F8AC864" w14:textId="6415F82F" w:rsidR="40939A00" w:rsidRDefault="40939A00">
      <w:pPr>
        <w:pStyle w:val="ac"/>
      </w:pPr>
      <w:r>
        <w:t xml:space="preserve">When we finalise the abstract, we should be looking at how </w:t>
      </w:r>
      <w:proofErr w:type="gramStart"/>
      <w:r>
        <w:t>this fits</w:t>
      </w:r>
      <w:proofErr w:type="gramEnd"/>
      <w:r>
        <w:t xml:space="preserve"> into the broader literature, rather than to make this about "adding to the South African literature"</w:t>
      </w:r>
      <w:r>
        <w:rPr>
          <w:rStyle w:val="ae"/>
        </w:rPr>
        <w:annotationRef/>
      </w:r>
    </w:p>
  </w:comment>
  <w:comment w:id="11" w:author="marliespiek@icloud.com" w:date="2024-02-09T11:50:00Z" w:initials="m">
    <w:p w14:paraId="7073FF94" w14:textId="77777777" w:rsidR="00536E76" w:rsidRDefault="00536E76" w:rsidP="00536E76">
      <w:pPr>
        <w:pStyle w:val="ac"/>
      </w:pPr>
      <w:r>
        <w:rPr>
          <w:rStyle w:val="ae"/>
        </w:rPr>
        <w:annotationRef/>
      </w:r>
      <w:r>
        <w:t>To be updated once results are final</w:t>
      </w:r>
    </w:p>
  </w:comment>
  <w:comment w:id="59" w:author="seiroi@gmail.com" w:date="2024-03-14T17:34:00Z" w:initials="se">
    <w:p w14:paraId="099BC001" w14:textId="5D805234" w:rsidR="18E706F6" w:rsidRDefault="18E706F6">
      <w:pPr>
        <w:pStyle w:val="ac"/>
      </w:pPr>
      <w:proofErr w:type="spellStart"/>
      <w:r>
        <w:t>Bhorat</w:t>
      </w:r>
      <w:proofErr w:type="spellEnd"/>
      <w:r>
        <w:t xml:space="preserve"> et al. 2013 could not show employment loss in their DID but kept on writing that it did. Weird.</w:t>
      </w:r>
      <w:r>
        <w:rPr>
          <w:rStyle w:val="ae"/>
        </w:rPr>
        <w:annotationRef/>
      </w:r>
    </w:p>
  </w:comment>
  <w:comment w:id="105" w:author="marliespiek@icloud.com" w:date="2024-02-09T12:00:00Z" w:initials="m">
    <w:p w14:paraId="32229C20" w14:textId="77777777" w:rsidR="00E6220D" w:rsidRDefault="00E6220D" w:rsidP="00E6220D">
      <w:pPr>
        <w:pStyle w:val="ac"/>
      </w:pPr>
      <w:r>
        <w:rPr>
          <w:rStyle w:val="ae"/>
        </w:rPr>
        <w:annotationRef/>
      </w:r>
      <w:r>
        <w:t>Insert reference</w:t>
      </w:r>
    </w:p>
  </w:comment>
  <w:comment w:id="106" w:author="seiroi@gmail.com" w:date="2024-02-22T11:39:00Z" w:initials="se">
    <w:p w14:paraId="0239C4C6" w14:textId="108E024F" w:rsidR="4793682B" w:rsidRDefault="4793682B">
      <w:pPr>
        <w:pStyle w:val="ac"/>
      </w:pPr>
      <w:r>
        <w:t xml:space="preserve">Filled in some.  </w:t>
      </w:r>
      <w:r>
        <w:rPr>
          <w:rStyle w:val="ae"/>
        </w:rPr>
        <w:annotationRef/>
      </w:r>
    </w:p>
    <w:p w14:paraId="78A3D584" w14:textId="3880FBCE" w:rsidR="4793682B" w:rsidRDefault="4793682B">
      <w:pPr>
        <w:pStyle w:val="ac"/>
      </w:pPr>
    </w:p>
    <w:p w14:paraId="5BA82B9B" w14:textId="57956AFF" w:rsidR="4793682B" w:rsidRDefault="4793682B">
      <w:pPr>
        <w:pStyle w:val="ac"/>
      </w:pPr>
      <w:r>
        <w:t xml:space="preserve">A related issue: Why is the focus on agriculture worthwhile? Existing work from developing countries focuses on manufacturing, and there is nothing wrong with that.  What is the merit of studying ag MWs over </w:t>
      </w:r>
      <w:proofErr w:type="spellStart"/>
      <w:r>
        <w:t>manu</w:t>
      </w:r>
      <w:proofErr w:type="spellEnd"/>
      <w:r>
        <w:t xml:space="preserve"> MWs in a dev econ context? I could come up with one and added to the main text.</w:t>
      </w:r>
    </w:p>
  </w:comment>
  <w:comment w:id="160" w:author="seiroi@gmail.com" w:date="2024-02-22T11:54:00Z" w:initials="se">
    <w:p w14:paraId="0972B2E1" w14:textId="496EBD76" w:rsidR="4793682B" w:rsidRDefault="4793682B">
      <w:pPr>
        <w:pStyle w:val="ac"/>
      </w:pPr>
      <w:r>
        <w:t xml:space="preserve">Although I supplemented the first contribution with the use of MEE data, I am not sure which results correspond to the employee side impacts. </w:t>
      </w:r>
      <w:r>
        <w:rPr>
          <w:rStyle w:val="ae"/>
        </w:rPr>
        <w:annotationRef/>
      </w:r>
    </w:p>
    <w:p w14:paraId="4C4BFD11" w14:textId="09F328A8" w:rsidR="4793682B" w:rsidRDefault="4793682B">
      <w:pPr>
        <w:pStyle w:val="ac"/>
      </w:pPr>
    </w:p>
    <w:p w14:paraId="49308118" w14:textId="654A5B1B" w:rsidR="4793682B" w:rsidRDefault="4793682B">
      <w:pPr>
        <w:pStyle w:val="ac"/>
      </w:pPr>
      <w:r>
        <w:t xml:space="preserve">Do we track the same individuals and summarize how much employment/earnings changed at the worker level? If not, we do not assess the labour supply side impacts. </w:t>
      </w:r>
    </w:p>
    <w:p w14:paraId="6088BCCC" w14:textId="486C5D31" w:rsidR="4793682B" w:rsidRDefault="4793682B">
      <w:pPr>
        <w:pStyle w:val="ac"/>
      </w:pPr>
    </w:p>
    <w:p w14:paraId="6C764213" w14:textId="6016BF9A" w:rsidR="4793682B" w:rsidRDefault="4793682B">
      <w:pPr>
        <w:pStyle w:val="ac"/>
      </w:pPr>
      <w:r>
        <w:t xml:space="preserve">We also need to note that the pool of workers we get from data are subpopulation of workers, whose selection criteria are not clear, so it is difficult to project back the impacts on the general population. </w:t>
      </w:r>
    </w:p>
  </w:comment>
  <w:comment w:id="161" w:author="Von Fintel, Dieter [dieter2@sun.ac.za]" w:date="2024-02-26T09:43:00Z" w:initials="V[">
    <w:p w14:paraId="76FD655F" w14:textId="1E0D28DD" w:rsidR="40939A00" w:rsidRDefault="40939A00">
      <w:pPr>
        <w:pStyle w:val="ac"/>
      </w:pPr>
      <w:r>
        <w:t>No, we track *firm-level* employment so that this is only demand-side</w:t>
      </w:r>
      <w:r>
        <w:rPr>
          <w:rStyle w:val="ae"/>
        </w:rPr>
        <w:annotationRef/>
      </w:r>
    </w:p>
  </w:comment>
  <w:comment w:id="172" w:author="marliespiek@icloud.com" w:date="2024-02-09T12:03:00Z" w:initials="m">
    <w:p w14:paraId="120C18D6" w14:textId="77777777" w:rsidR="0018270C" w:rsidRDefault="0018270C" w:rsidP="0018270C">
      <w:pPr>
        <w:pStyle w:val="ac"/>
      </w:pPr>
      <w:r>
        <w:rPr>
          <w:rStyle w:val="ae"/>
        </w:rPr>
        <w:annotationRef/>
      </w:r>
      <w:r>
        <w:t>I would remove this? Please adjust as you see fit</w:t>
      </w:r>
    </w:p>
  </w:comment>
  <w:comment w:id="174" w:author="marliespiek@icloud.com" w:date="2024-02-09T12:05:00Z" w:initials="m">
    <w:p w14:paraId="201353D9" w14:textId="77777777" w:rsidR="00E258AA" w:rsidRDefault="00E258AA" w:rsidP="00E258AA">
      <w:pPr>
        <w:pStyle w:val="ac"/>
      </w:pPr>
      <w:r>
        <w:rPr>
          <w:rStyle w:val="ae"/>
        </w:rPr>
        <w:annotationRef/>
      </w:r>
      <w:r>
        <w:t xml:space="preserve">Is this a contribution? </w:t>
      </w:r>
    </w:p>
  </w:comment>
  <w:comment w:id="175" w:author="seiroi@gmail.com" w:date="2024-02-22T12:00:00Z" w:initials="se">
    <w:p w14:paraId="28CE95D6" w14:textId="703B0A31" w:rsidR="4793682B" w:rsidRDefault="4793682B">
      <w:pPr>
        <w:pStyle w:val="ac"/>
      </w:pPr>
      <w:r>
        <w:t>Sounds like the same thing as the first contribution.</w:t>
      </w:r>
      <w:r>
        <w:rPr>
          <w:rStyle w:val="ae"/>
        </w:rPr>
        <w:annotationRef/>
      </w:r>
    </w:p>
  </w:comment>
  <w:comment w:id="188" w:author="marliespiek@icloud.com" w:date="2024-02-09T12:05:00Z" w:initials="m">
    <w:p w14:paraId="68C65110" w14:textId="77777777" w:rsidR="00A66C73" w:rsidRDefault="00A66C73" w:rsidP="00A66C73">
      <w:pPr>
        <w:pStyle w:val="ac"/>
      </w:pPr>
      <w:r>
        <w:rPr>
          <w:rStyle w:val="ae"/>
        </w:rPr>
        <w:annotationRef/>
      </w:r>
      <w:r>
        <w:t xml:space="preserve">Put under the data sample selection </w:t>
      </w:r>
    </w:p>
  </w:comment>
  <w:comment w:id="203" w:author="marliespiek@icloud.com" w:date="2024-02-09T12:11:00Z" w:initials="m">
    <w:p w14:paraId="7925168B" w14:textId="77777777" w:rsidR="003F06BA" w:rsidRDefault="003F06BA" w:rsidP="003F06BA">
      <w:pPr>
        <w:pStyle w:val="ac"/>
      </w:pPr>
      <w:r>
        <w:rPr>
          <w:rStyle w:val="ae"/>
        </w:rPr>
        <w:annotationRef/>
      </w:r>
      <w:r>
        <w:t xml:space="preserve">I think we should be consistent in how we refer to the firm/ farm/ enterprise. </w:t>
      </w:r>
      <w:r>
        <w:br/>
      </w:r>
      <w:r>
        <w:br/>
        <w:t xml:space="preserve">I would refer to it as agricultural firm throughout. </w:t>
      </w:r>
      <w:r>
        <w:br/>
      </w:r>
      <w:r>
        <w:br/>
      </w:r>
    </w:p>
  </w:comment>
  <w:comment w:id="204" w:author="marliespiek@icloud.com" w:date="2024-02-09T12:24:00Z" w:initials="m">
    <w:p w14:paraId="03128BBE" w14:textId="77777777" w:rsidR="0045223B" w:rsidRDefault="0045223B" w:rsidP="0045223B">
      <w:pPr>
        <w:pStyle w:val="ac"/>
      </w:pPr>
      <w:r>
        <w:rPr>
          <w:rStyle w:val="ae"/>
        </w:rPr>
        <w:annotationRef/>
      </w:r>
      <w:r>
        <w:t>I have highlighted these in yellow throughout</w:t>
      </w:r>
    </w:p>
  </w:comment>
  <w:comment w:id="205" w:author="seiroi@gmail.com" w:date="2024-02-22T15:48:00Z" w:initials="se">
    <w:p w14:paraId="725F7782" w14:textId="6483AEAF" w:rsidR="4793682B" w:rsidRDefault="4793682B">
      <w:pPr>
        <w:pStyle w:val="ac"/>
      </w:pPr>
      <w:r>
        <w:t>I used farms just to save my type strokes. Please convert all of them if necessary.</w:t>
      </w:r>
      <w:r>
        <w:rPr>
          <w:rStyle w:val="ae"/>
        </w:rPr>
        <w:annotationRef/>
      </w:r>
    </w:p>
  </w:comment>
  <w:comment w:id="212" w:author="marliespiek@icloud.com" w:date="2024-02-09T12:13:00Z" w:initials="m">
    <w:p w14:paraId="1F5FE62B" w14:textId="4E1D9270" w:rsidR="003146E8" w:rsidRDefault="003146E8" w:rsidP="003146E8">
      <w:pPr>
        <w:pStyle w:val="ac"/>
      </w:pPr>
      <w:r>
        <w:rPr>
          <w:rStyle w:val="ae"/>
        </w:rPr>
        <w:annotationRef/>
      </w:r>
      <w:r>
        <w:t>I can’t remember if this is 52% in real terms? Please double check</w:t>
      </w:r>
    </w:p>
  </w:comment>
  <w:comment w:id="213" w:author="marliespiek@icloud.com" w:date="2024-02-09T12:13:00Z" w:initials="m">
    <w:p w14:paraId="278C7954" w14:textId="77777777" w:rsidR="00067B4E" w:rsidRDefault="00067B4E" w:rsidP="00067B4E">
      <w:pPr>
        <w:pStyle w:val="ac"/>
      </w:pPr>
      <w:r>
        <w:rPr>
          <w:rStyle w:val="ae"/>
        </w:rPr>
        <w:annotationRef/>
      </w:r>
      <w:r>
        <w:t>To be updated once results are final</w:t>
      </w:r>
    </w:p>
  </w:comment>
  <w:comment w:id="252" w:author="marliespiek@icloud.com" w:date="2024-02-09T12:26:00Z" w:initials="m">
    <w:p w14:paraId="5711E712" w14:textId="77777777" w:rsidR="001B73FC" w:rsidRDefault="001B73FC" w:rsidP="001B73FC">
      <w:pPr>
        <w:pStyle w:val="ac"/>
      </w:pPr>
      <w:r>
        <w:rPr>
          <w:rStyle w:val="ae"/>
        </w:rPr>
        <w:annotationRef/>
      </w:r>
      <w:r>
        <w:t xml:space="preserve">Do we want to expand on this? How big are the effects, did they persist? </w:t>
      </w:r>
      <w:r>
        <w:br/>
      </w:r>
      <w:r>
        <w:br/>
      </w:r>
    </w:p>
  </w:comment>
  <w:comment w:id="253" w:author="seiroi@gmail.com" w:date="2024-02-22T15:46:00Z" w:initials="se">
    <w:p w14:paraId="224719E4" w14:textId="6517A9E8" w:rsidR="4793682B" w:rsidRDefault="4793682B">
      <w:pPr>
        <w:pStyle w:val="ac"/>
      </w:pPr>
      <w:proofErr w:type="spellStart"/>
      <w:r>
        <w:t>Bhorat</w:t>
      </w:r>
      <w:proofErr w:type="spellEnd"/>
      <w:r>
        <w:t xml:space="preserve"> 2014 is on 2003 introduction of MW.  They only document job losses using </w:t>
      </w:r>
      <w:proofErr w:type="spellStart"/>
      <w:r>
        <w:t>descrip</w:t>
      </w:r>
      <w:proofErr w:type="spellEnd"/>
      <w:r>
        <w:t xml:space="preserve"> stats, as they found positive employment effects in DID estimation. Think their specification has a problem, but we don't need to bark at the old paper.  Garber et al. 2015 is more sensible and aligns with our results. Do not know van der Zee 2017. Can anyone share it?</w:t>
      </w:r>
      <w:r>
        <w:rPr>
          <w:rStyle w:val="ae"/>
        </w:rPr>
        <w:annotationRef/>
      </w:r>
    </w:p>
  </w:comment>
  <w:comment w:id="257" w:author="Von Fintel, Dieter [dieter2@sun.ac.za]" w:date="2024-02-26T10:35:00Z" w:initials="V[">
    <w:p w14:paraId="5D78D43D" w14:textId="49E31109" w:rsidR="40939A00" w:rsidRDefault="40939A00">
      <w:pPr>
        <w:pStyle w:val="ac"/>
      </w:pPr>
      <w:r>
        <w:t>Check references. Most of these studies looked at the 2003 introduction. Only van der Zee looked at 2013. And so did Ranchod, and now Piek, von Fintel &amp; Kirsten (2023)</w:t>
      </w:r>
      <w:r>
        <w:rPr>
          <w:rStyle w:val="ae"/>
        </w:rPr>
        <w:annotationRef/>
      </w:r>
    </w:p>
  </w:comment>
  <w:comment w:id="265" w:author="marliespiek@icloud.com" w:date="2024-02-09T12:23:00Z" w:initials="m">
    <w:p w14:paraId="65156989" w14:textId="4329B2BE" w:rsidR="00792E9F" w:rsidRDefault="00792E9F" w:rsidP="00792E9F">
      <w:pPr>
        <w:pStyle w:val="ac"/>
      </w:pPr>
      <w:r>
        <w:rPr>
          <w:rStyle w:val="ae"/>
        </w:rPr>
        <w:annotationRef/>
      </w:r>
      <w:r>
        <w:t>Spillover effects?</w:t>
      </w:r>
    </w:p>
  </w:comment>
  <w:comment w:id="301" w:author="marliespiek@icloud.com" w:date="2024-02-09T12:35:00Z" w:initials="m">
    <w:p w14:paraId="2AADA87A" w14:textId="77777777" w:rsidR="00AE266F" w:rsidRDefault="00AE266F" w:rsidP="00AE266F">
      <w:pPr>
        <w:pStyle w:val="ac"/>
      </w:pPr>
      <w:r>
        <w:rPr>
          <w:rStyle w:val="ae"/>
        </w:rPr>
        <w:annotationRef/>
      </w:r>
      <w:r>
        <w:t xml:space="preserve">Move to the data section and then insert as a footnote how it refers to the </w:t>
      </w:r>
      <w:proofErr w:type="spellStart"/>
      <w:r>
        <w:t>the</w:t>
      </w:r>
      <w:proofErr w:type="spellEnd"/>
      <w:r>
        <w:t xml:space="preserve"> Piek et al sample</w:t>
      </w:r>
    </w:p>
  </w:comment>
  <w:comment w:id="316" w:author="marliespiek@icloud.com" w:date="2024-02-12T09:28:00Z" w:initials="m">
    <w:p w14:paraId="0EF8C236" w14:textId="77777777" w:rsidR="00942DE3" w:rsidRDefault="00942DE3" w:rsidP="00942DE3">
      <w:pPr>
        <w:pStyle w:val="ac"/>
      </w:pPr>
      <w:r>
        <w:rPr>
          <w:rStyle w:val="ae"/>
        </w:rPr>
        <w:annotationRef/>
      </w:r>
      <w:r>
        <w:t xml:space="preserve">Michael, which version are we using? This will need to updated in line with when the version was released. </w:t>
      </w:r>
    </w:p>
  </w:comment>
  <w:comment w:id="335" w:author="marliespiek@icloud.com" w:date="2024-02-12T09:22:00Z" w:initials="m">
    <w:p w14:paraId="545E1601" w14:textId="77777777" w:rsidR="008B14DC" w:rsidRDefault="00D67C88" w:rsidP="008B14DC">
      <w:pPr>
        <w:pStyle w:val="ac"/>
      </w:pPr>
      <w:r>
        <w:rPr>
          <w:rStyle w:val="ae"/>
        </w:rPr>
        <w:annotationRef/>
      </w:r>
      <w:r w:rsidR="008B14DC">
        <w:t>Michael, can you insert a description of the CIT data here and who is captured in the data?</w:t>
      </w:r>
    </w:p>
  </w:comment>
  <w:comment w:id="348" w:author="marliespiek@icloud.com" w:date="2024-02-09T12:05:00Z" w:initials="ma">
    <w:p w14:paraId="41D94C81" w14:textId="77777777" w:rsidR="18E706F6" w:rsidRDefault="18E706F6" w:rsidP="18E706F6">
      <w:pPr>
        <w:pStyle w:val="ac"/>
      </w:pPr>
      <w:r>
        <w:t xml:space="preserve">Put under the data sample selection </w:t>
      </w:r>
      <w:r>
        <w:rPr>
          <w:rStyle w:val="ae"/>
        </w:rPr>
        <w:annotationRef/>
      </w:r>
    </w:p>
  </w:comment>
  <w:comment w:id="383" w:author="seiroi@gmail.com" w:date="2024-02-22T14:37:00Z" w:initials="se">
    <w:p w14:paraId="115D4F63" w14:textId="744EC8CB" w:rsidR="18E706F6" w:rsidRDefault="18E706F6" w:rsidP="18E706F6">
      <w:pPr>
        <w:pStyle w:val="ac"/>
      </w:pPr>
      <w:r>
        <w:t xml:space="preserve">Although I added this, I am not sure if the argument is correct. Please criticize. </w:t>
      </w:r>
      <w:r>
        <w:rPr>
          <w:rStyle w:val="ae"/>
        </w:rPr>
        <w:annotationRef/>
      </w:r>
    </w:p>
  </w:comment>
  <w:comment w:id="409" w:author="marliespiek@icloud.com" w:date="2024-02-09T12:05:00Z" w:initials="ma">
    <w:p w14:paraId="310E1FA6" w14:textId="77777777" w:rsidR="40939A00" w:rsidRDefault="40939A00" w:rsidP="40939A00">
      <w:pPr>
        <w:pStyle w:val="ac"/>
      </w:pPr>
      <w:r>
        <w:t xml:space="preserve">Put under the data sample selection </w:t>
      </w:r>
      <w:r>
        <w:rPr>
          <w:rStyle w:val="ae"/>
        </w:rPr>
        <w:annotationRef/>
      </w:r>
    </w:p>
  </w:comment>
  <w:comment w:id="412" w:author="seiroi@gmail.com" w:date="2024-02-22T14:37:00Z" w:initials="se">
    <w:p w14:paraId="0927D289" w14:textId="744EC8CB" w:rsidR="18E706F6" w:rsidRDefault="18E706F6" w:rsidP="18E706F6">
      <w:pPr>
        <w:pStyle w:val="ac"/>
      </w:pPr>
      <w:r>
        <w:t xml:space="preserve">Although I added this, I am not sure if the argument is correct. Please criticize. </w:t>
      </w:r>
      <w:r>
        <w:rPr>
          <w:rStyle w:val="ae"/>
        </w:rPr>
        <w:annotationRef/>
      </w:r>
    </w:p>
  </w:comment>
  <w:comment w:id="423" w:author="seiroi@gmail.com" w:date="2024-02-22T14:37:00Z" w:initials="se">
    <w:p w14:paraId="74C3FEE2" w14:textId="744EC8CB" w:rsidR="40939A00" w:rsidRDefault="40939A00" w:rsidP="40939A00">
      <w:pPr>
        <w:pStyle w:val="ac"/>
      </w:pPr>
      <w:r>
        <w:t xml:space="preserve">Although I added this, I am not sure if the argument is correct. Please criticize. </w:t>
      </w:r>
      <w:r>
        <w:rPr>
          <w:rStyle w:val="ae"/>
        </w:rPr>
        <w:annotationRef/>
      </w:r>
    </w:p>
  </w:comment>
  <w:comment w:id="427" w:author="marliespiek@icloud.com" w:date="2024-02-09T12:05:00Z" w:initials="ma">
    <w:p w14:paraId="395E31A5" w14:textId="77777777" w:rsidR="4793682B" w:rsidRDefault="4793682B" w:rsidP="4793682B">
      <w:pPr>
        <w:pStyle w:val="ac"/>
      </w:pPr>
      <w:r>
        <w:t xml:space="preserve">Put under the data sample selection </w:t>
      </w:r>
      <w:r>
        <w:rPr>
          <w:rStyle w:val="ae"/>
        </w:rPr>
        <w:annotationRef/>
      </w:r>
    </w:p>
  </w:comment>
  <w:comment w:id="444" w:author="Von Fintel, Dieter [dieter2@sun.ac.za]" w:date="2024-02-26T10:42:00Z" w:initials="V[">
    <w:p w14:paraId="100B5370" w14:textId="5415C245" w:rsidR="40939A00" w:rsidRDefault="40939A00">
      <w:pPr>
        <w:pStyle w:val="ac"/>
      </w:pPr>
      <w:r>
        <w:t>How?</w:t>
      </w:r>
      <w:r>
        <w:rPr>
          <w:rStyle w:val="ae"/>
        </w:rPr>
        <w:annotationRef/>
      </w:r>
    </w:p>
  </w:comment>
  <w:comment w:id="449" w:author="Von Fintel, Dieter [dieter2@sun.ac.za]" w:date="2024-02-26T10:43:00Z" w:initials="V[">
    <w:p w14:paraId="04FF9608" w14:textId="66F26DBC" w:rsidR="40939A00" w:rsidRDefault="40939A00">
      <w:pPr>
        <w:pStyle w:val="ac"/>
      </w:pPr>
      <w:r>
        <w:t xml:space="preserve">In one of our calls somebody also gave an international reference which used a similar </w:t>
      </w:r>
      <w:proofErr w:type="spellStart"/>
      <w:r>
        <w:t>definitiion</w:t>
      </w:r>
      <w:proofErr w:type="spellEnd"/>
      <w:r>
        <w:t>. Cite it here</w:t>
      </w:r>
      <w:r>
        <w:rPr>
          <w:rStyle w:val="ae"/>
        </w:rPr>
        <w:annotationRef/>
      </w:r>
    </w:p>
  </w:comment>
  <w:comment w:id="455" w:author="marliespiek@icloud.com" w:date="2024-02-12T11:37:00Z" w:initials="m">
    <w:p w14:paraId="38D5E795" w14:textId="77777777" w:rsidR="0030453B" w:rsidRDefault="0030453B" w:rsidP="0030453B">
      <w:pPr>
        <w:pStyle w:val="ac"/>
      </w:pPr>
      <w:r>
        <w:rPr>
          <w:rStyle w:val="ae"/>
        </w:rPr>
        <w:annotationRef/>
      </w:r>
      <w:r>
        <w:t>Michael, could you please check this in your dataset and update?</w:t>
      </w:r>
    </w:p>
  </w:comment>
  <w:comment w:id="456" w:author="marliespiek@icloud.com" w:date="2024-02-12T11:37:00Z" w:initials="m">
    <w:p w14:paraId="3EB1F9D0" w14:textId="77777777" w:rsidR="00E67C9E" w:rsidRDefault="00E67C9E" w:rsidP="00E67C9E">
      <w:pPr>
        <w:pStyle w:val="ac"/>
      </w:pPr>
      <w:r>
        <w:rPr>
          <w:rStyle w:val="ae"/>
        </w:rPr>
        <w:annotationRef/>
      </w:r>
      <w:r>
        <w:t xml:space="preserve">The next sentence needs to be updated in case this is not the case. </w:t>
      </w:r>
    </w:p>
  </w:comment>
  <w:comment w:id="460" w:author="marliespiek@icloud.com" w:date="2024-02-12T11:45:00Z" w:initials="m">
    <w:p w14:paraId="67F6FE3F" w14:textId="77777777" w:rsidR="008B2AE4" w:rsidRDefault="008B2AE4" w:rsidP="008B2AE4">
      <w:pPr>
        <w:pStyle w:val="ac"/>
      </w:pPr>
      <w:r>
        <w:rPr>
          <w:rStyle w:val="ae"/>
        </w:rPr>
        <w:annotationRef/>
      </w:r>
      <w:r>
        <w:t xml:space="preserve">We need to finalise our results before we can add details on the R5400 threshold as the threshold may only apply for a subset of the results. </w:t>
      </w:r>
      <w:r>
        <w:br/>
        <w:t xml:space="preserve">We can use the below from Dieter and my SAJE paper to guide some of our writing on this: </w:t>
      </w:r>
      <w:r>
        <w:br/>
      </w:r>
      <w:r>
        <w:br/>
      </w:r>
      <w:r>
        <w:rPr>
          <w:lang w:val="en-GB"/>
        </w:rPr>
        <w:t xml:space="preserve">The job duration variable is an important input for identifying a relevant sample of </w:t>
      </w:r>
      <w:proofErr w:type="gramStart"/>
      <w:r>
        <w:rPr>
          <w:lang w:val="en-GB"/>
        </w:rPr>
        <w:t>low income</w:t>
      </w:r>
      <w:proofErr w:type="gramEnd"/>
      <w:r>
        <w:rPr>
          <w:lang w:val="en-GB"/>
        </w:rPr>
        <w:t xml:space="preserve"> individuals. The relevant policy </w:t>
      </w:r>
      <w:proofErr w:type="gramStart"/>
      <w:r>
        <w:rPr>
          <w:lang w:val="en-GB"/>
        </w:rPr>
        <w:t>change</w:t>
      </w:r>
      <w:proofErr w:type="gramEnd"/>
      <w:r>
        <w:rPr>
          <w:lang w:val="en-GB"/>
        </w:rPr>
        <w:t xml:space="preserve"> affected farmworkers, who count among the lowest-paid workers in the agricultural sector. While the data includes industry codes that allow us to identify agricultural workers, occupation codes are not recorded on tax certificates. In other words, the tax certificates do not distinguish between workers with different functions and skill levels within the agricultural sector, and we cannot establish who is a “farmworker”. In the absence of occupation data, we therefore limit our sample to low-income agricultural workers. We used the job duration variable to calculate workers’ monthly earnings. We then consulted the Post-Apartheid Labour Market Series (PALMS) dataset (Kerr et al., 2019) to find an appropriate monthly earnings threshold below which workers can be classified as “unskilled farmworkers”. This cut-off was set at R5 400 per month (in December 2016 prices), as discussed in detail in appendix B. We restrict our sample to workers who earned below this threshold in all waves of the panel. This approach circumvents selective attrition which could arise if some workers were </w:t>
      </w:r>
      <w:proofErr w:type="gramStart"/>
      <w:r>
        <w:rPr>
          <w:lang w:val="en-GB"/>
        </w:rPr>
        <w:t>to</w:t>
      </w:r>
      <w:proofErr w:type="gramEnd"/>
      <w:r>
        <w:rPr>
          <w:lang w:val="en-GB"/>
        </w:rPr>
        <w:t xml:space="preserve"> attrite from the sample in later waves only because their earnings grow above the threshold. These workers would incorrectly be classified as unemployed and retaining them in the analysis would overstate exit rates. Our sample therefore excludes workers who are upwardly mobile and our findings are therefore only representative of workers who are constrained to working in low-paid jobs.  </w:t>
      </w:r>
    </w:p>
  </w:comment>
  <w:comment w:id="491" w:author="marliespiek@icloud.com" w:date="2024-02-12T11:55:00Z" w:initials="m">
    <w:p w14:paraId="54D12B9F" w14:textId="77777777" w:rsidR="00353B59" w:rsidRDefault="00353B59" w:rsidP="00353B59">
      <w:pPr>
        <w:pStyle w:val="ac"/>
      </w:pPr>
      <w:r>
        <w:rPr>
          <w:rStyle w:val="ae"/>
        </w:rPr>
        <w:annotationRef/>
      </w:r>
      <w:r>
        <w:t>Michael, I know you have gotten some stats on those who match to the CIT and those who don’t. Do you want to add a footnote here saying that those who merge with IRP5 data are, on average, larger?</w:t>
      </w:r>
    </w:p>
  </w:comment>
  <w:comment w:id="477" w:author="seiroi@gmail.com" w:date="2024-02-22T12:29:00Z" w:initials="se">
    <w:p w14:paraId="16511535" w14:textId="1BDF948B" w:rsidR="4793682B" w:rsidRDefault="4793682B">
      <w:pPr>
        <w:pStyle w:val="ac"/>
      </w:pPr>
      <w:r>
        <w:t>I do not understand: Why limited ownership type coverage leads to "sample is restricted to those who submit CIT returns"? The conclusion should hold with or without the conditioning "limited ownership type coverage".</w:t>
      </w:r>
      <w:r>
        <w:rPr>
          <w:rStyle w:val="ae"/>
        </w:rPr>
        <w:annotationRef/>
      </w:r>
    </w:p>
  </w:comment>
  <w:comment w:id="521" w:author="seiroi@gmail.com" w:date="2024-02-22T12:31:00Z" w:initials="se">
    <w:p w14:paraId="5954A931" w14:textId="461528CB" w:rsidR="4793682B" w:rsidRDefault="4793682B">
      <w:pPr>
        <w:pStyle w:val="ac"/>
      </w:pPr>
      <w:r>
        <w:t>First seen, needs a definition.</w:t>
      </w:r>
      <w:r>
        <w:rPr>
          <w:rStyle w:val="ae"/>
        </w:rPr>
        <w:annotationRef/>
      </w:r>
    </w:p>
  </w:comment>
  <w:comment w:id="523" w:author="Von Fintel, Dieter [dieter2@sun.ac.za]" w:date="2024-02-26T13:35:00Z" w:initials="V[">
    <w:p w14:paraId="6E35EDEB" w14:textId="608BE571" w:rsidR="40939A00" w:rsidRDefault="40939A00">
      <w:pPr>
        <w:pStyle w:val="ac"/>
      </w:pPr>
      <w:r>
        <w:t>because we observe multiple years, and some entities are repeated in the panel</w:t>
      </w:r>
      <w:r>
        <w:rPr>
          <w:rStyle w:val="ae"/>
        </w:rPr>
        <w:annotationRef/>
      </w:r>
    </w:p>
  </w:comment>
  <w:comment w:id="519" w:author="marliespiek@icloud.com" w:date="2024-02-12T11:56:00Z" w:initials="m">
    <w:p w14:paraId="41193091" w14:textId="77777777" w:rsidR="002A7D5A" w:rsidRDefault="002A7D5A" w:rsidP="002A7D5A">
      <w:pPr>
        <w:pStyle w:val="ac"/>
      </w:pPr>
      <w:r>
        <w:rPr>
          <w:rStyle w:val="ae"/>
        </w:rPr>
        <w:annotationRef/>
      </w:r>
      <w:r>
        <w:t xml:space="preserve">Necessary to include? </w:t>
      </w:r>
      <w:r>
        <w:br/>
      </w:r>
      <w:r>
        <w:br/>
        <w:t xml:space="preserve">I would rather give overall stats for </w:t>
      </w:r>
      <w:proofErr w:type="spellStart"/>
      <w:r>
        <w:t>agri</w:t>
      </w:r>
      <w:proofErr w:type="spellEnd"/>
      <w:r>
        <w:t xml:space="preserve"> entities pre and after the IRP5 merge? </w:t>
      </w:r>
    </w:p>
  </w:comment>
  <w:comment w:id="520" w:author="seiroi@gmail.com" w:date="2024-02-22T12:30:00Z" w:initials="se">
    <w:p w14:paraId="5E5C7DC0" w14:textId="3413C653" w:rsidR="4793682B" w:rsidRDefault="4793682B">
      <w:pPr>
        <w:pStyle w:val="ac"/>
      </w:pPr>
      <w:r>
        <w:t xml:space="preserve">My preference is to know the changes from raw data or the coverage of CIT.  </w:t>
      </w:r>
      <w:r>
        <w:rPr>
          <w:rStyle w:val="ae"/>
        </w:rPr>
        <w:annotationRef/>
      </w:r>
    </w:p>
    <w:p w14:paraId="20659FE1" w14:textId="2345D9FD" w:rsidR="4793682B" w:rsidRDefault="4793682B">
      <w:pPr>
        <w:pStyle w:val="ac"/>
      </w:pPr>
    </w:p>
    <w:p w14:paraId="22F8423C" w14:textId="21E97D6E" w:rsidR="4793682B" w:rsidRDefault="4793682B">
      <w:pPr>
        <w:pStyle w:val="ac"/>
      </w:pPr>
      <w:r>
        <w:t>If I am not wrong, 1.1M/1.5M=73% is a great coverage rate for developing country MEE data.</w:t>
      </w:r>
    </w:p>
    <w:p w14:paraId="747DA8E9" w14:textId="566806A9" w:rsidR="4793682B" w:rsidRDefault="4793682B">
      <w:pPr>
        <w:pStyle w:val="ac"/>
      </w:pPr>
    </w:p>
    <w:p w14:paraId="4743DC3E" w14:textId="2F35AEB2" w:rsidR="4793682B" w:rsidRDefault="4793682B">
      <w:pPr>
        <w:pStyle w:val="ac"/>
      </w:pPr>
      <w:r>
        <w:t xml:space="preserve">I am more curious/worried of massive 1.06M entities dropped when we restrict to crops/plant/animals.  </w:t>
      </w:r>
      <w:proofErr w:type="gramStart"/>
      <w:r>
        <w:t>May be</w:t>
      </w:r>
      <w:proofErr w:type="gramEnd"/>
      <w:r>
        <w:t xml:space="preserve"> we can state their activities in a footnote? This relates to our claim that our data contain more relevant subjects than HH survey data.</w:t>
      </w:r>
    </w:p>
  </w:comment>
  <w:comment w:id="525" w:author="Von Fintel, Dieter [dieter2@sun.ac.za]" w:date="2024-02-26T13:36:00Z" w:initials="V[">
    <w:p w14:paraId="631617E3" w14:textId="789F7770" w:rsidR="40939A00" w:rsidRDefault="40939A00">
      <w:pPr>
        <w:pStyle w:val="ac"/>
      </w:pPr>
      <w:r>
        <w:t xml:space="preserve">I am not clear on what this means? What sectors are you leaving out to drop from </w:t>
      </w:r>
      <w:proofErr w:type="spellStart"/>
      <w:r>
        <w:t>NxT</w:t>
      </w:r>
      <w:proofErr w:type="spellEnd"/>
      <w:r>
        <w:t xml:space="preserve">&gt;1million to N&lt;50000? Or does this also result from other restrictions, such </w:t>
      </w:r>
      <w:proofErr w:type="gramStart"/>
      <w:r>
        <w:t>as  having</w:t>
      </w:r>
      <w:proofErr w:type="gramEnd"/>
      <w:r>
        <w:t xml:space="preserve"> to be in the sample before treatment?</w:t>
      </w:r>
      <w:r>
        <w:rPr>
          <w:rStyle w:val="ae"/>
        </w:rPr>
        <w:annotationRef/>
      </w:r>
    </w:p>
  </w:comment>
  <w:comment w:id="537" w:author="Von Fintel, Dieter [dieter2@sun.ac.za]" w:date="2024-02-26T13:41:00Z" w:initials="V[">
    <w:p w14:paraId="50F6A4A2" w14:textId="79BFAA60" w:rsidR="40939A00" w:rsidRDefault="40939A00">
      <w:pPr>
        <w:pStyle w:val="ac"/>
      </w:pPr>
      <w:r>
        <w:t>N or N x T?</w:t>
      </w:r>
      <w:r>
        <w:rPr>
          <w:rStyle w:val="ae"/>
        </w:rPr>
        <w:annotationRef/>
      </w:r>
    </w:p>
  </w:comment>
  <w:comment w:id="543" w:author="seiroi@gmail.com" w:date="2024-03-15T09:47:00Z" w:initials="se">
    <w:p w14:paraId="28A70B4E" w14:textId="31A3749B" w:rsidR="18E706F6" w:rsidRDefault="18E706F6">
      <w:pPr>
        <w:pStyle w:val="ac"/>
      </w:pPr>
      <w:r>
        <w:t>I changed as below for 2 reasons:</w:t>
      </w:r>
      <w:r>
        <w:rPr>
          <w:rStyle w:val="ae"/>
        </w:rPr>
        <w:annotationRef/>
      </w:r>
    </w:p>
    <w:p w14:paraId="581407F2" w14:textId="183D92F4" w:rsidR="18E706F6" w:rsidRDefault="18E706F6">
      <w:pPr>
        <w:pStyle w:val="ac"/>
      </w:pPr>
      <w:r>
        <w:t>"</w:t>
      </w:r>
      <w:proofErr w:type="gramStart"/>
      <w:r>
        <w:t>balanced</w:t>
      </w:r>
      <w:proofErr w:type="gramEnd"/>
      <w:r>
        <w:t xml:space="preserve"> sample" </w:t>
      </w:r>
    </w:p>
    <w:p w14:paraId="73074807" w14:textId="1B484266" w:rsidR="18E706F6" w:rsidRDefault="18E706F6">
      <w:pPr>
        <w:pStyle w:val="ac"/>
      </w:pPr>
      <w:r>
        <w:t>==&gt; "base sample".</w:t>
      </w:r>
    </w:p>
    <w:p w14:paraId="2EE4590C" w14:textId="0F090D19" w:rsidR="18E706F6" w:rsidRDefault="18E706F6">
      <w:pPr>
        <w:pStyle w:val="ac"/>
      </w:pPr>
    </w:p>
    <w:p w14:paraId="2C5696E4" w14:textId="57285F87" w:rsidR="18E706F6" w:rsidRDefault="18E706F6">
      <w:pPr>
        <w:pStyle w:val="ac"/>
      </w:pPr>
      <w:r>
        <w:t>1. In econometrics, balanced panel refers to sample only of survivors.</w:t>
      </w:r>
    </w:p>
    <w:p w14:paraId="52B1852F" w14:textId="73365556" w:rsidR="18E706F6" w:rsidRDefault="18E706F6">
      <w:pPr>
        <w:pStyle w:val="ac"/>
      </w:pPr>
      <w:r>
        <w:t xml:space="preserve">2. Our "balanced sample" (= base sample) is usually termed as "unbalanced panel". But we have been using "unbalanced sample" in a different way, so I opted for "base sample" which Michael used somewhere in the text. </w:t>
      </w:r>
    </w:p>
  </w:comment>
  <w:comment w:id="539" w:author="Von Fintel, Dieter [dieter2@sun.ac.za]" w:date="2024-02-26T13:41:00Z" w:initials="V[">
    <w:p w14:paraId="2E5E6141" w14:textId="5433CFCF" w:rsidR="40939A00" w:rsidRDefault="40939A00">
      <w:pPr>
        <w:pStyle w:val="ac"/>
      </w:pPr>
      <w:r>
        <w:t xml:space="preserve">I recall that our final decision was to impute linearly years that were missing if unbalanced panel members "returned" to the sample. This needs to be explained here. </w:t>
      </w:r>
      <w:r>
        <w:rPr>
          <w:rStyle w:val="ae"/>
        </w:rPr>
        <w:annotationRef/>
      </w:r>
    </w:p>
  </w:comment>
  <w:comment w:id="540" w:author="seiroi@gmail.com" w:date="2024-03-15T07:46:00Z" w:initials="se">
    <w:p w14:paraId="1A5F67D7" w14:textId="5B2C60BF" w:rsidR="18E706F6" w:rsidRDefault="18E706F6">
      <w:pPr>
        <w:pStyle w:val="ac"/>
      </w:pPr>
      <w:r>
        <w:t>I recall the same. We can add that using unbalanced does not qualitatively change results.</w:t>
      </w:r>
      <w:r>
        <w:rPr>
          <w:rStyle w:val="ae"/>
        </w:rPr>
        <w:annotationRef/>
      </w:r>
    </w:p>
  </w:comment>
  <w:comment w:id="541" w:author="seiroi@gmail.com" w:date="2024-03-15T07:47:00Z" w:initials="se">
    <w:p w14:paraId="005A61FE" w14:textId="4E2DC00D" w:rsidR="18E706F6" w:rsidRDefault="18E706F6">
      <w:pPr>
        <w:pStyle w:val="ac"/>
      </w:pPr>
      <w:r>
        <w:t>Note also that the results section writes only about balanced panel.</w:t>
      </w:r>
      <w:r>
        <w:rPr>
          <w:rStyle w:val="ae"/>
        </w:rPr>
        <w:annotationRef/>
      </w:r>
    </w:p>
  </w:comment>
  <w:comment w:id="550" w:author="Von Fintel, Dieter [dieter2@sun.ac.za]" w:date="2024-02-26T13:40:00Z" w:initials="V[">
    <w:p w14:paraId="786D563F" w14:textId="55B71B13" w:rsidR="40939A00" w:rsidRDefault="40939A00">
      <w:pPr>
        <w:pStyle w:val="ac"/>
      </w:pPr>
      <w:r>
        <w:t>Which ones???? Explain</w:t>
      </w:r>
      <w:r>
        <w:rPr>
          <w:rStyle w:val="ae"/>
        </w:rPr>
        <w:annotationRef/>
      </w:r>
    </w:p>
  </w:comment>
  <w:comment w:id="557" w:author="Von Fintel, Dieter [dieter2@sun.ac.za]" w:date="2024-02-26T13:42:00Z" w:initials="V[">
    <w:p w14:paraId="127C042E" w14:textId="1B4911C5" w:rsidR="40939A00" w:rsidRDefault="40939A00">
      <w:pPr>
        <w:pStyle w:val="ac"/>
      </w:pPr>
      <w:r>
        <w:t>TOTAL employment or "low-wage" employment (</w:t>
      </w:r>
      <w:proofErr w:type="spellStart"/>
      <w:r>
        <w:t>ie</w:t>
      </w:r>
      <w:proofErr w:type="spellEnd"/>
      <w:r>
        <w:t xml:space="preserve"> &lt;R4500?)</w:t>
      </w:r>
      <w:r>
        <w:rPr>
          <w:rStyle w:val="ae"/>
        </w:rPr>
        <w:annotationRef/>
      </w:r>
    </w:p>
  </w:comment>
  <w:comment w:id="558" w:author="seiroi@gmail.com" w:date="2024-03-14T17:36:00Z" w:initials="se">
    <w:p w14:paraId="22C56B62" w14:textId="4076ED4B" w:rsidR="18E706F6" w:rsidRDefault="18E706F6">
      <w:pPr>
        <w:pStyle w:val="ac"/>
      </w:pPr>
      <w:r>
        <w:t>This is pretty small. We may want to add in the text or footnote that the mean is small due to many entities with near zero capital. Median should look very different.</w:t>
      </w:r>
      <w:r>
        <w:rPr>
          <w:rStyle w:val="ae"/>
        </w:rPr>
        <w:annotationRef/>
      </w:r>
    </w:p>
  </w:comment>
  <w:comment w:id="565" w:author="Von Fintel, Dieter [dieter2@sun.ac.za]" w:date="2024-02-27T08:39:00Z" w:initials="V[">
    <w:p w14:paraId="54316D5C" w14:textId="10E4F290" w:rsidR="7E6EA251" w:rsidRDefault="7E6EA251" w:rsidP="7E6EA251">
      <w:pPr>
        <w:pStyle w:val="ac"/>
      </w:pPr>
      <w:r>
        <w:t>We still haven't distinguished between unbalanced vs the imputed sample. Which are we using?</w:t>
      </w:r>
      <w:r>
        <w:rPr>
          <w:rStyle w:val="ae"/>
        </w:rPr>
        <w:annotationRef/>
      </w:r>
    </w:p>
  </w:comment>
  <w:comment w:id="600" w:author="Von Fintel, Dieter [dieter2@sun.ac.za]" w:date="2024-02-27T08:41:00Z" w:initials="V[">
    <w:p w14:paraId="1B07DA2D" w14:textId="1279DBF6" w:rsidR="7E6EA251" w:rsidRDefault="7E6EA251" w:rsidP="7E6EA251">
      <w:pPr>
        <w:pStyle w:val="ac"/>
      </w:pPr>
      <w:r>
        <w:t>Or the total "low wage" workforce (&lt;R4500)???</w:t>
      </w:r>
      <w:r>
        <w:rPr>
          <w:rStyle w:val="ae"/>
        </w:rPr>
        <w:annotationRef/>
      </w:r>
    </w:p>
  </w:comment>
  <w:comment w:id="601" w:author="seiroi@gmail.com" w:date="2024-03-15T04:59:00Z" w:initials="se">
    <w:p w14:paraId="29D29C94" w14:textId="72553531" w:rsidR="18E706F6" w:rsidRDefault="18E706F6">
      <w:pPr>
        <w:pStyle w:val="ac"/>
      </w:pPr>
      <w:r>
        <w:t>This is a definition of investments on fixed assets, which is a flow, not capital, which is a stock. Are our "capital" actually "investments"?</w:t>
      </w:r>
      <w:r>
        <w:rPr>
          <w:rStyle w:val="ae"/>
        </w:rPr>
        <w:annotationRef/>
      </w:r>
    </w:p>
  </w:comment>
  <w:comment w:id="534" w:author="marliespiek@icloud.com" w:date="2024-02-12T11:59:00Z" w:initials="m">
    <w:p w14:paraId="4876629D" w14:textId="77777777" w:rsidR="003626BA" w:rsidRDefault="003626BA" w:rsidP="003626BA">
      <w:pPr>
        <w:pStyle w:val="ac"/>
      </w:pPr>
      <w:r>
        <w:rPr>
          <w:rStyle w:val="ae"/>
        </w:rPr>
        <w:annotationRef/>
      </w:r>
      <w:r>
        <w:t xml:space="preserve">Let’s see what results we end up using and then update this </w:t>
      </w:r>
    </w:p>
  </w:comment>
  <w:comment w:id="535" w:author="marliespiek@icloud.com" w:date="2024-02-12T12:01:00Z" w:initials="m">
    <w:p w14:paraId="35227C21" w14:textId="77777777" w:rsidR="00D56A04" w:rsidRDefault="00D56A04" w:rsidP="00D56A04">
      <w:pPr>
        <w:pStyle w:val="ac"/>
      </w:pPr>
      <w:r>
        <w:rPr>
          <w:rStyle w:val="ae"/>
        </w:rPr>
        <w:annotationRef/>
      </w:r>
      <w:r>
        <w:t>I have stopped editing from here onwards as we need to finalise the results before we can write up the rest</w:t>
      </w:r>
    </w:p>
  </w:comment>
  <w:comment w:id="629" w:author="seiroi@gmail.com" w:date="2024-02-22T14:37:00Z" w:initials="se">
    <w:p w14:paraId="33C44893" w14:textId="744EC8CB" w:rsidR="4793682B" w:rsidRDefault="4793682B">
      <w:pPr>
        <w:pStyle w:val="ac"/>
      </w:pPr>
      <w:r>
        <w:t xml:space="preserve">Although I added this, I am not sure if the argument is correct. Please criticize. </w:t>
      </w:r>
      <w:r>
        <w:rPr>
          <w:rStyle w:val="ae"/>
        </w:rPr>
        <w:annotationRef/>
      </w:r>
    </w:p>
  </w:comment>
  <w:comment w:id="759" w:author="seiroi@gmail.com" w:date="2024-02-22T16:24:00Z" w:initials="se">
    <w:p w14:paraId="0A6C326E" w14:textId="3913B1A2" w:rsidR="4793682B" w:rsidRDefault="4793682B">
      <w:pPr>
        <w:pStyle w:val="ac"/>
      </w:pPr>
      <w:r>
        <w:t>We may need to check if this holds in what outcomes.</w:t>
      </w:r>
      <w:r>
        <w:rPr>
          <w:rStyle w:val="ae"/>
        </w:rPr>
        <w:annotationRef/>
      </w:r>
    </w:p>
  </w:comment>
  <w:comment w:id="760" w:author="Von Fintel, Dieter [dieter2@sun.ac.za]" w:date="2024-02-26T16:38:00Z" w:initials="V[">
    <w:p w14:paraId="05828648" w14:textId="6D4E04AD" w:rsidR="40939A00" w:rsidRDefault="40939A00">
      <w:pPr>
        <w:pStyle w:val="ac"/>
      </w:pPr>
      <w:r>
        <w:t>Reference H-L?</w:t>
      </w:r>
      <w:r>
        <w:rPr>
          <w:rStyle w:val="ae"/>
        </w:rPr>
        <w:annotationRef/>
      </w:r>
    </w:p>
  </w:comment>
  <w:comment w:id="805" w:author="Von Fintel, Dieter [dieter2@sun.ac.za]" w:date="2024-02-26T16:41:00Z" w:initials="V[">
    <w:p w14:paraId="7611618C" w14:textId="47E8FF09" w:rsidR="40939A00" w:rsidRDefault="40939A00">
      <w:pPr>
        <w:pStyle w:val="ac"/>
      </w:pPr>
      <w:r>
        <w:t>I am not following. Can we write this up more clearly?</w:t>
      </w:r>
      <w:r>
        <w:rPr>
          <w:rStyle w:val="ae"/>
        </w:rPr>
        <w:annotationRef/>
      </w:r>
    </w:p>
  </w:comment>
  <w:comment w:id="806" w:author="seiroi@gmail.com" w:date="2024-03-15T06:35:00Z" w:initials="se">
    <w:p w14:paraId="13E5C232" w14:textId="712F6E19" w:rsidR="18E706F6" w:rsidRDefault="18E706F6">
      <w:pPr>
        <w:pStyle w:val="ac"/>
      </w:pPr>
      <w:r>
        <w:t>I deleted the latter half. Here, I wanted to justify linearity in rates specification.</w:t>
      </w:r>
      <w:r>
        <w:rPr>
          <w:rStyle w:val="ae"/>
        </w:rPr>
        <w:annotationRef/>
      </w:r>
    </w:p>
  </w:comment>
  <w:comment w:id="807" w:author="seiroi@gmail.com" w:date="2024-03-15T06:42:00Z" w:initials="se">
    <w:p w14:paraId="5211D386" w14:textId="416FC21C" w:rsidR="18E706F6" w:rsidRDefault="18E706F6">
      <w:pPr>
        <w:pStyle w:val="ac"/>
      </w:pPr>
      <w:r>
        <w:t>But this description is off the mark. We may need something else. H&amp;L justifies it by showing the nonparametric fit. Maybe we should do the same.</w:t>
      </w:r>
      <w:r>
        <w:rPr>
          <w:rStyle w:val="ae"/>
        </w:rPr>
        <w:annotationRef/>
      </w:r>
    </w:p>
  </w:comment>
  <w:comment w:id="858" w:author="Von Fintel, Dieter [dieter2@sun.ac.za]" w:date="2024-02-26T16:43:00Z" w:initials="V[">
    <w:p w14:paraId="763070C5" w14:textId="23D28D09" w:rsidR="40939A00" w:rsidRDefault="40939A00">
      <w:pPr>
        <w:pStyle w:val="ac"/>
      </w:pPr>
      <w:r>
        <w:t>Citation</w:t>
      </w:r>
      <w:r>
        <w:rPr>
          <w:rStyle w:val="ae"/>
        </w:rPr>
        <w:annotationRef/>
      </w:r>
    </w:p>
  </w:comment>
  <w:comment w:id="859" w:author="seiroi@gmail.com" w:date="2024-03-15T06:44:00Z" w:initials="se">
    <w:p w14:paraId="74B311F5" w14:textId="79DB5BE4" w:rsidR="18E706F6" w:rsidRDefault="18E706F6">
      <w:pPr>
        <w:pStyle w:val="ac"/>
      </w:pPr>
      <w:r>
        <w:t xml:space="preserve">I made a plot a long time ago... And it is a pretty </w:t>
      </w:r>
      <w:proofErr w:type="gramStart"/>
      <w:r>
        <w:t>well known</w:t>
      </w:r>
      <w:proofErr w:type="gramEnd"/>
      <w:r>
        <w:t xml:space="preserve"> fact. Let me search for any work that shows the plot.</w:t>
      </w:r>
      <w:r>
        <w:rPr>
          <w:rStyle w:val="ae"/>
        </w:rPr>
        <w:annotationRef/>
      </w:r>
    </w:p>
  </w:comment>
  <w:comment w:id="865" w:author="Von Fintel, Dieter [dieter2@sun.ac.za]" w:date="2024-02-26T16:43:00Z" w:initials="V[">
    <w:p w14:paraId="1A32490B" w14:textId="7A2BA416" w:rsidR="40939A00" w:rsidRDefault="40939A00">
      <w:pPr>
        <w:pStyle w:val="ac"/>
      </w:pPr>
      <w:r>
        <w:t>Explain</w:t>
      </w:r>
      <w:r>
        <w:rPr>
          <w:rStyle w:val="ae"/>
        </w:rPr>
        <w:annotationRef/>
      </w:r>
    </w:p>
  </w:comment>
  <w:comment w:id="939" w:author="seiroi@gmail.com" w:date="2024-02-22T15:04:00Z" w:initials="se">
    <w:p w14:paraId="344772AF" w14:textId="27FF674D" w:rsidR="4793682B" w:rsidRDefault="4793682B">
      <w:pPr>
        <w:pStyle w:val="ac"/>
      </w:pPr>
      <w:r>
        <w:t>Can we check if this is true?</w:t>
      </w:r>
      <w:r>
        <w:rPr>
          <w:rStyle w:val="ae"/>
        </w:rPr>
        <w:annotationRef/>
      </w:r>
    </w:p>
  </w:comment>
  <w:comment w:id="797" w:author="seiroi@gmail.com" w:date="2024-02-22T14:37:00Z" w:initials="se">
    <w:p w14:paraId="4D48D237" w14:textId="2BE381C7" w:rsidR="4793682B" w:rsidRDefault="4793682B">
      <w:pPr>
        <w:pStyle w:val="ac"/>
      </w:pPr>
      <w:r>
        <w:t xml:space="preserve">Although I added this, I am not sure if the argument is correct. Please criticize. </w:t>
      </w:r>
      <w:r>
        <w:rPr>
          <w:rStyle w:val="ae"/>
        </w:rPr>
        <w:annotationRef/>
      </w:r>
    </w:p>
    <w:p w14:paraId="74C0B6D2" w14:textId="1836DD1D" w:rsidR="4793682B" w:rsidRDefault="4793682B">
      <w:pPr>
        <w:pStyle w:val="ac"/>
      </w:pPr>
    </w:p>
    <w:p w14:paraId="53EA9AD5" w14:textId="541967CF" w:rsidR="4793682B" w:rsidRDefault="4793682B">
      <w:pPr>
        <w:pStyle w:val="ac"/>
      </w:pPr>
      <w:r>
        <w:t xml:space="preserve">I noted H&amp;L has a linear relationship </w:t>
      </w:r>
      <w:proofErr w:type="spellStart"/>
      <w:r>
        <w:t>beween</w:t>
      </w:r>
      <w:proofErr w:type="spellEnd"/>
      <w:r>
        <w:t xml:space="preserve"> % change in y and FA in Fig A4 and A8. I am convinced that they have drawn them first and then chose this "% in LHS" specification. </w:t>
      </w:r>
    </w:p>
    <w:p w14:paraId="5B6846F8" w14:textId="4CDB6802" w:rsidR="4793682B" w:rsidRDefault="4793682B">
      <w:pPr>
        <w:pStyle w:val="ac"/>
      </w:pPr>
    </w:p>
    <w:p w14:paraId="6F5FB5CF" w14:textId="5A843784" w:rsidR="4793682B" w:rsidRDefault="4793682B">
      <w:pPr>
        <w:pStyle w:val="ac"/>
      </w:pPr>
      <w:r>
        <w:t>I am getting suspicious with H&amp;L's choice. To get %, we do diff/y0 where y0 is initial value. diff in numerator eliminates farm FEs, then a division by y0 reintroduces farm FEs! This is a ridiculous operation. It's insane.</w:t>
      </w:r>
    </w:p>
    <w:p w14:paraId="7571A682" w14:textId="49EDDDBF" w:rsidR="4793682B" w:rsidRDefault="4793682B">
      <w:pPr>
        <w:pStyle w:val="ac"/>
      </w:pPr>
    </w:p>
    <w:p w14:paraId="617DED6A" w14:textId="37B6A24A" w:rsidR="4793682B" w:rsidRDefault="4793682B">
      <w:pPr>
        <w:pStyle w:val="ac"/>
      </w:pPr>
      <w:r>
        <w:t xml:space="preserve">We may want to check results of diff y, not just %y, on FA for robustness. </w:t>
      </w:r>
    </w:p>
  </w:comment>
  <w:comment w:id="798" w:author="seiroi@gmail.com" w:date="2024-02-22T16:26:00Z" w:initials="se">
    <w:p w14:paraId="78A394CF" w14:textId="39C03E92" w:rsidR="4793682B" w:rsidRDefault="4793682B">
      <w:pPr>
        <w:pStyle w:val="ac"/>
      </w:pPr>
      <w:r>
        <w:t>One reason H&amp;L have constant rates of change in all outcomes may be due to manufacturing that outputs can grow exponentially, while not so in agriculture.</w:t>
      </w:r>
      <w:r>
        <w:rPr>
          <w:rStyle w:val="ae"/>
        </w:rPr>
        <w:annotationRef/>
      </w:r>
    </w:p>
  </w:comment>
  <w:comment w:id="799" w:author="seiroi@gmail.com" w:date="2024-02-22T16:29:00Z" w:initials="se">
    <w:p w14:paraId="4D75BD7A" w14:textId="16836F34" w:rsidR="4793682B" w:rsidRDefault="4793682B">
      <w:pPr>
        <w:pStyle w:val="ac"/>
      </w:pPr>
      <w:r>
        <w:t xml:space="preserve">Sorry, I noticed H&amp;L never claim that they are using a TWFE estimator.  They did not control for farm FEs (oops). </w:t>
      </w:r>
      <w:proofErr w:type="gramStart"/>
      <w:r>
        <w:t>So</w:t>
      </w:r>
      <w:proofErr w:type="gramEnd"/>
      <w:r>
        <w:t xml:space="preserve"> our paper also not to claim so.</w:t>
      </w:r>
      <w:r>
        <w:rPr>
          <w:rStyle w:val="ae"/>
        </w:rPr>
        <w:annotationRef/>
      </w:r>
    </w:p>
  </w:comment>
  <w:comment w:id="951" w:author="marliespiek@icloud.com" w:date="2024-02-12T08:57:00Z" w:initials="ma">
    <w:p w14:paraId="2416CA8F" w14:textId="77777777" w:rsidR="4793682B" w:rsidRDefault="4793682B" w:rsidP="4793682B">
      <w:pPr>
        <w:pStyle w:val="ac"/>
      </w:pPr>
      <w:r>
        <w:t xml:space="preserve">FA needs a subscript </w:t>
      </w:r>
      <w:proofErr w:type="spellStart"/>
      <w:r>
        <w:t>i</w:t>
      </w:r>
      <w:proofErr w:type="spellEnd"/>
      <w:r>
        <w:t>?</w:t>
      </w:r>
      <w:r>
        <w:rPr>
          <w:rStyle w:val="ae"/>
        </w:rPr>
        <w:annotationRef/>
      </w:r>
    </w:p>
  </w:comment>
  <w:comment w:id="952" w:author="marliespiek@icloud.com" w:date="2024-02-12T09:00:00Z" w:initials="ma">
    <w:p w14:paraId="7FA905B3" w14:textId="78506CFE" w:rsidR="4793682B" w:rsidRDefault="4793682B" w:rsidP="4793682B">
      <w:pPr>
        <w:pStyle w:val="ac"/>
      </w:pPr>
      <w:r>
        <w:t xml:space="preserve">In the H &amp; L (2019) paper: </w:t>
      </w:r>
      <w:r>
        <w:rPr>
          <w:noProof/>
        </w:rPr>
        <w:drawing>
          <wp:inline distT="0" distB="0" distL="0" distR="0" wp14:anchorId="4121660A" wp14:editId="06165360">
            <wp:extent cx="76190" cy="180952"/>
            <wp:effectExtent l="0" t="0" r="635" b="0"/>
            <wp:docPr id="74067089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6190" cy="180952"/>
                    </a:xfrm>
                    <a:prstGeom prst="rect">
                      <a:avLst/>
                    </a:prstGeom>
                  </pic:spPr>
                </pic:pic>
              </a:graphicData>
            </a:graphic>
          </wp:inline>
        </w:drawing>
      </w:r>
      <w:r>
        <w:t xml:space="preserve"> also has a t subscript.</w:t>
      </w:r>
      <w:r>
        <w:br/>
      </w:r>
      <w:r>
        <w:br/>
        <w:t xml:space="preserve">Is our model different or do we need to add the t? </w:t>
      </w:r>
      <w:r>
        <w:rPr>
          <w:rStyle w:val="ae"/>
        </w:rPr>
        <w:annotationRef/>
      </w:r>
    </w:p>
  </w:comment>
  <w:comment w:id="953" w:author="seiroi@gmail.com" w:date="2024-02-22T15:31:00Z" w:initials="se">
    <w:p w14:paraId="515DF4F1" w14:textId="157E3AF8" w:rsidR="4793682B" w:rsidRDefault="4793682B">
      <w:pPr>
        <w:pStyle w:val="ac"/>
      </w:pPr>
      <w:r>
        <w:t xml:space="preserve">In my opinion, needs </w:t>
      </w:r>
      <w:proofErr w:type="spellStart"/>
      <w:r>
        <w:t>i</w:t>
      </w:r>
      <w:proofErr w:type="spellEnd"/>
      <w:r>
        <w:t xml:space="preserve"> but not t. </w:t>
      </w:r>
      <w:r>
        <w:rPr>
          <w:rStyle w:val="ae"/>
        </w:rPr>
        <w:annotationRef/>
      </w:r>
    </w:p>
    <w:p w14:paraId="681C87E2" w14:textId="145B5091" w:rsidR="4793682B" w:rsidRDefault="4793682B">
      <w:pPr>
        <w:pStyle w:val="ac"/>
      </w:pPr>
    </w:p>
    <w:p w14:paraId="5230A3D7" w14:textId="1375BA25" w:rsidR="4793682B" w:rsidRDefault="4793682B">
      <w:pPr>
        <w:pStyle w:val="ac"/>
      </w:pPr>
      <w:proofErr w:type="spellStart"/>
      <w:r>
        <w:t>i</w:t>
      </w:r>
      <w:proofErr w:type="spellEnd"/>
      <w:r>
        <w:t xml:space="preserve"> is needed because FAs differ across farms. t can be dropped because we use pre-policy values throughout the analysis. Fixing FA values are out of concerns of endogeneity. FAs may be affected by the MW hike, introducing a bias. </w:t>
      </w:r>
    </w:p>
    <w:p w14:paraId="2796AF3C" w14:textId="2692D744" w:rsidR="4793682B" w:rsidRDefault="4793682B">
      <w:pPr>
        <w:pStyle w:val="ac"/>
      </w:pPr>
    </w:p>
    <w:p w14:paraId="6DA113BA" w14:textId="6FC184B4" w:rsidR="4793682B" w:rsidRDefault="4793682B">
      <w:pPr>
        <w:pStyle w:val="ac"/>
      </w:pPr>
      <w:r>
        <w:t xml:space="preserve">I confirmed H&amp;L only has </w:t>
      </w:r>
      <w:proofErr w:type="spellStart"/>
      <w:r>
        <w:t>i</w:t>
      </w:r>
      <w:proofErr w:type="spellEnd"/>
      <w:r>
        <w:t xml:space="preserve"> but not </w:t>
      </w:r>
      <w:proofErr w:type="spellStart"/>
      <w:r>
        <w:t>t on</w:t>
      </w:r>
      <w:proofErr w:type="spellEnd"/>
      <w:r>
        <w:t xml:space="preserve"> FA. They impute FAs from estimates using firms with FA and labour costs, then project FAs using cost of </w:t>
      </w:r>
      <w:proofErr w:type="spellStart"/>
      <w:r>
        <w:t>labor</w:t>
      </w:r>
      <w:proofErr w:type="spellEnd"/>
      <w:r>
        <w:t xml:space="preserve"> for firms without FA info. Took means of these for </w:t>
      </w:r>
      <w:proofErr w:type="spellStart"/>
      <w:r>
        <w:t>prepolicy</w:t>
      </w:r>
      <w:proofErr w:type="spellEnd"/>
      <w:r>
        <w:t xml:space="preserve"> period 1997-2000. This is how they get FA_{</w:t>
      </w:r>
      <w:proofErr w:type="spellStart"/>
      <w:r>
        <w:t>i</w:t>
      </w:r>
      <w:proofErr w:type="spellEnd"/>
      <w:r>
        <w:t>}.</w:t>
      </w:r>
    </w:p>
  </w:comment>
  <w:comment w:id="954" w:author="Von Fintel, Dieter [dieter2@sun.ac.za]" w:date="2024-02-26T16:44:00Z" w:initials="V[">
    <w:p w14:paraId="54439D06" w14:textId="2E110081" w:rsidR="40939A00" w:rsidRDefault="40939A00">
      <w:pPr>
        <w:pStyle w:val="ac"/>
      </w:pPr>
      <w:r>
        <w:t>The whole equation is gone????</w:t>
      </w:r>
      <w:r>
        <w:rPr>
          <w:rStyle w:val="ae"/>
        </w:rPr>
        <w:annotationRef/>
      </w:r>
    </w:p>
  </w:comment>
  <w:comment w:id="993" w:author="Von Fintel, Dieter [dieter2@sun.ac.za]" w:date="2024-02-26T16:46:00Z" w:initials="V[">
    <w:p w14:paraId="64728B74" w14:textId="1CCD04C4" w:rsidR="40939A00" w:rsidRDefault="40939A00">
      <w:pPr>
        <w:pStyle w:val="ac"/>
      </w:pPr>
      <w:r>
        <w:t>missing</w:t>
      </w:r>
      <w:r>
        <w:rPr>
          <w:rStyle w:val="ae"/>
        </w:rPr>
        <w:annotationRef/>
      </w:r>
    </w:p>
  </w:comment>
  <w:comment w:id="1008" w:author="Von Fintel, Dieter [dieter2@sun.ac.za]" w:date="2024-02-26T16:47:00Z" w:initials="V[">
    <w:p w14:paraId="5311D977" w14:textId="7761C968" w:rsidR="40939A00" w:rsidRDefault="40939A00">
      <w:pPr>
        <w:pStyle w:val="ac"/>
      </w:pPr>
      <w:r>
        <w:t>missing</w:t>
      </w:r>
      <w:r>
        <w:rPr>
          <w:rStyle w:val="ae"/>
        </w:rPr>
        <w:annotationRef/>
      </w:r>
    </w:p>
  </w:comment>
  <w:comment w:id="1022" w:author="marliespiek@icloud.com" w:date="2024-02-12T09:25:00Z" w:initials="ma">
    <w:p w14:paraId="66689928" w14:textId="77777777" w:rsidR="4793682B" w:rsidRDefault="4793682B" w:rsidP="4793682B">
      <w:pPr>
        <w:pStyle w:val="ac"/>
      </w:pPr>
      <w:r>
        <w:t>Add a footnote: distinguish between calendar and tax years here?</w:t>
      </w:r>
      <w:r>
        <w:br/>
      </w:r>
      <w:r>
        <w:br/>
        <w:t xml:space="preserve">The equation is referring to 2013 which is the 2013 tax year </w:t>
      </w:r>
      <w:proofErr w:type="spellStart"/>
      <w:r>
        <w:t>ie</w:t>
      </w:r>
      <w:proofErr w:type="spellEnd"/>
      <w:r>
        <w:t xml:space="preserve"> 2012/13? </w:t>
      </w:r>
      <w:r>
        <w:br/>
      </w:r>
      <w:r>
        <w:rPr>
          <w:rStyle w:val="ae"/>
        </w:rPr>
        <w:annotationRef/>
      </w:r>
    </w:p>
  </w:comment>
  <w:comment w:id="1031" w:author="Von Fintel, Dieter [dieter2@sun.ac.za]" w:date="2024-02-27T08:12:00Z" w:initials="V[">
    <w:p w14:paraId="6ACE4314" w14:textId="0B02BD56" w:rsidR="40939A00" w:rsidRDefault="40939A00">
      <w:pPr>
        <w:pStyle w:val="ac"/>
      </w:pPr>
      <w:r>
        <w:t>missing</w:t>
      </w:r>
      <w:r>
        <w:rPr>
          <w:rStyle w:val="ae"/>
        </w:rPr>
        <w:annotationRef/>
      </w:r>
    </w:p>
  </w:comment>
  <w:comment w:id="1041" w:author="marliespiek@icloud.com" w:date="2024-02-12T09:03:00Z" w:initials="ma">
    <w:p w14:paraId="4664DA2C" w14:textId="53B0A580" w:rsidR="4793682B" w:rsidRDefault="4793682B" w:rsidP="4793682B">
      <w:pPr>
        <w:pStyle w:val="ac"/>
      </w:pPr>
      <w:r>
        <w:t>Specify: how was farm size determined?</w:t>
      </w:r>
      <w:r>
        <w:rPr>
          <w:rStyle w:val="ae"/>
        </w:rPr>
        <w:annotationRef/>
      </w:r>
    </w:p>
  </w:comment>
  <w:comment w:id="1112" w:author="marliespiek@icloud.com" w:date="2024-02-12T09:06:00Z" w:initials="ma">
    <w:p w14:paraId="15308B42" w14:textId="77777777" w:rsidR="4793682B" w:rsidRDefault="4793682B" w:rsidP="4793682B">
      <w:pPr>
        <w:pStyle w:val="ac"/>
      </w:pPr>
      <w:r>
        <w:t xml:space="preserve">Isn’t the control group the unaffected? </w:t>
      </w:r>
      <w:r>
        <w:rPr>
          <w:rStyle w:val="ae"/>
        </w:rPr>
        <w:annotationRef/>
      </w:r>
    </w:p>
  </w:comment>
  <w:comment w:id="1113" w:author="Von Fintel, Dieter [dieter2@sun.ac.za]" w:date="2024-02-27T08:31:00Z" w:initials="V[">
    <w:p w14:paraId="7771BB5C" w14:textId="63F41214" w:rsidR="40939A00" w:rsidRDefault="40939A00" w:rsidP="40939A00">
      <w:pPr>
        <w:pStyle w:val="ac"/>
        <w:rPr>
          <w:rStyle w:val="af2"/>
        </w:rPr>
      </w:pPr>
      <w:r>
        <w:t xml:space="preserve">This is a continuous treatment. </w:t>
      </w:r>
      <w:proofErr w:type="gramStart"/>
      <w:r>
        <w:t>So</w:t>
      </w:r>
      <w:proofErr w:type="gramEnd"/>
      <w:r>
        <w:t xml:space="preserve"> we are not just comparing affected vs unaffected. But more vs less vs unaffected. We should actually be reading this paper - reviewers are undoubtedly going to ask us to engage with this: </w:t>
      </w:r>
      <w:hyperlink r:id="rId2">
        <w:r w:rsidRPr="40939A00">
          <w:rPr>
            <w:rStyle w:val="af2"/>
          </w:rPr>
          <w:t>[2107.02637] Difference-in-Differences with a Continuous Treatment (arxiv.org)</w:t>
        </w:r>
      </w:hyperlink>
      <w:r>
        <w:rPr>
          <w:rStyle w:val="ae"/>
        </w:rPr>
        <w:annotationRef/>
      </w:r>
    </w:p>
  </w:comment>
  <w:comment w:id="1162" w:author="seiroi@gmail.com" w:date="2024-03-15T10:38:00Z" w:initials="se">
    <w:p w14:paraId="2966A53F" w14:textId="3DA89867" w:rsidR="18E706F6" w:rsidRDefault="18E706F6">
      <w:pPr>
        <w:pStyle w:val="ac"/>
      </w:pPr>
      <w:r>
        <w:t xml:space="preserve">I deleted the </w:t>
      </w:r>
      <w:proofErr w:type="spellStart"/>
      <w:r>
        <w:t>non flat</w:t>
      </w:r>
      <w:proofErr w:type="spellEnd"/>
      <w:r>
        <w:t xml:space="preserve"> pre-trend portion as this amounts to pre-testing for pre-trend which can bias the estimates. See Roth (2022, AER Insights) and Roth and Rambachan (2023, </w:t>
      </w:r>
      <w:proofErr w:type="spellStart"/>
      <w:r>
        <w:t>ReStud</w:t>
      </w:r>
      <w:proofErr w:type="spellEnd"/>
      <w:r>
        <w:t>).</w:t>
      </w:r>
      <w:r>
        <w:rPr>
          <w:rStyle w:val="ae"/>
        </w:rPr>
        <w:annotationRef/>
      </w:r>
    </w:p>
    <w:p w14:paraId="52A6767E" w14:textId="20FAB769" w:rsidR="18E706F6" w:rsidRDefault="18E706F6">
      <w:pPr>
        <w:pStyle w:val="ac"/>
      </w:pPr>
    </w:p>
    <w:p w14:paraId="7586091C" w14:textId="7B3464CC" w:rsidR="18E706F6" w:rsidRDefault="18E706F6">
      <w:pPr>
        <w:pStyle w:val="ac"/>
      </w:pPr>
      <w:r>
        <w:t xml:space="preserve">The right way ("honest way" according to R&amp;R 2023) to proceed is to use the bounding method of Roth and Rambachan (2023), but this method is still in the process of adoption so we will just not refer to pre-trend.  </w:t>
      </w:r>
    </w:p>
    <w:p w14:paraId="27090201" w14:textId="625E7A73" w:rsidR="18E706F6" w:rsidRDefault="18E706F6">
      <w:pPr>
        <w:pStyle w:val="ac"/>
      </w:pPr>
    </w:p>
    <w:p w14:paraId="79421427" w14:textId="5F5E588C" w:rsidR="18E706F6" w:rsidRDefault="18E706F6">
      <w:pPr>
        <w:pStyle w:val="ac"/>
      </w:pPr>
      <w:r>
        <w:t xml:space="preserve">To give you what this may do, it will extrapolate the pre-trend to post periods, and test if policy moves outcome beyond this pre-trend. Our results of decline in employment in 2-4 years follow an inverted-U path, so </w:t>
      </w:r>
      <w:proofErr w:type="gramStart"/>
      <w:r>
        <w:t>it</w:t>
      </w:r>
      <w:proofErr w:type="gramEnd"/>
      <w:r>
        <w:t xml:space="preserve"> is should survive in their method.     </w:t>
      </w:r>
    </w:p>
  </w:comment>
  <w:comment w:id="1163" w:author="seiroi@gmail.com" w:date="2024-03-15T10:43:00Z" w:initials="se">
    <w:p w14:paraId="6D5B4A69" w14:textId="5CB32EB8" w:rsidR="18E706F6" w:rsidRDefault="18E706F6">
      <w:pPr>
        <w:pStyle w:val="ac"/>
      </w:pPr>
      <w:r>
        <w:t xml:space="preserve">I should add the above as an </w:t>
      </w:r>
      <w:proofErr w:type="spellStart"/>
      <w:r>
        <w:t>infomal</w:t>
      </w:r>
      <w:proofErr w:type="spellEnd"/>
      <w:r>
        <w:t xml:space="preserve"> note... but, ideally, we should use their method formally.</w:t>
      </w:r>
      <w:r>
        <w:rPr>
          <w:rStyle w:val="ae"/>
        </w:rPr>
        <w:annotationRef/>
      </w:r>
    </w:p>
  </w:comment>
  <w:comment w:id="1210" w:author="seiroi@gmail.com" w:date="2024-03-15T11:30:00Z" w:initials="se">
    <w:p w14:paraId="758A000B" w14:textId="6EF1AFB7" w:rsidR="18E706F6" w:rsidRDefault="18E706F6">
      <w:pPr>
        <w:pStyle w:val="ac"/>
      </w:pPr>
      <w:r>
        <w:t xml:space="preserve">As commented earlier, it sounds like a flow variable when capital is a stock variable. If it is capital expenditure we are </w:t>
      </w:r>
      <w:proofErr w:type="gramStart"/>
      <w:r>
        <w:t xml:space="preserve">using,  </w:t>
      </w:r>
      <w:proofErr w:type="spellStart"/>
      <w:r>
        <w:t>dK</w:t>
      </w:r>
      <w:proofErr w:type="spellEnd"/>
      <w:proofErr w:type="gramEnd"/>
      <w:r>
        <w:t xml:space="preserve">/L=fixed investment to </w:t>
      </w:r>
      <w:proofErr w:type="spellStart"/>
      <w:r>
        <w:t>labor</w:t>
      </w:r>
      <w:proofErr w:type="spellEnd"/>
      <w:r>
        <w:t xml:space="preserve"> ratio.</w:t>
      </w:r>
      <w:r>
        <w:rPr>
          <w:rStyle w:val="ae"/>
        </w:rPr>
        <w:annotationRef/>
      </w:r>
    </w:p>
  </w:comment>
  <w:comment w:id="1211" w:author="seiroi@gmail.com" w:date="2024-03-15T11:31:00Z" w:initials="se">
    <w:p w14:paraId="357FBB86" w14:textId="5A524DC1" w:rsidR="18E706F6" w:rsidRDefault="18E706F6">
      <w:pPr>
        <w:pStyle w:val="ac"/>
      </w:pPr>
      <w:r>
        <w:t xml:space="preserve">If so, we say, the speed of capital intensification is increasing after two years. </w:t>
      </w:r>
      <w:r>
        <w:rPr>
          <w:rStyle w:val="ae"/>
        </w:rPr>
        <w:annotationRef/>
      </w:r>
    </w:p>
  </w:comment>
  <w:comment w:id="1283" w:author="Von Fintel, Dieter [dieter2@sun.ac.za]" w:date="2024-03-01T14:21:00Z" w:initials="DV">
    <w:p w14:paraId="0B3BD34A" w14:textId="77777777" w:rsidR="00BD1110" w:rsidRDefault="00BD1110" w:rsidP="00BD1110">
      <w:pPr>
        <w:pStyle w:val="ac"/>
      </w:pPr>
      <w:r>
        <w:rPr>
          <w:rStyle w:val="ae"/>
        </w:rPr>
        <w:annotationRef/>
      </w:r>
      <w:r>
        <w:t xml:space="preserve">Reference </w:t>
      </w:r>
      <w:proofErr w:type="spellStart"/>
      <w:r>
        <w:t>Bhorat</w:t>
      </w:r>
      <w:proofErr w:type="spellEnd"/>
      <w:r>
        <w:t xml:space="preserve"> and colleagues’ multiple papers</w:t>
      </w:r>
    </w:p>
  </w:comment>
  <w:comment w:id="1308" w:author="seiroi@gmail.com" w:date="2024-03-15T11:51:00Z" w:initials="se">
    <w:p w14:paraId="1B1579BA" w14:textId="34D7C50B" w:rsidR="18E706F6" w:rsidRDefault="18E706F6">
      <w:pPr>
        <w:pStyle w:val="ac"/>
      </w:pPr>
      <w:r>
        <w:t>A good point.</w:t>
      </w:r>
      <w:r>
        <w:rPr>
          <w:rStyle w:val="ae"/>
        </w:rPr>
        <w:annotationRef/>
      </w:r>
    </w:p>
  </w:comment>
  <w:comment w:id="1309" w:author="seiroi@gmail.com" w:date="2024-03-15T11:53:00Z" w:initials="se">
    <w:p w14:paraId="481C2596" w14:textId="6BABDE59" w:rsidR="18E706F6" w:rsidRDefault="18E706F6">
      <w:pPr>
        <w:pStyle w:val="ac"/>
      </w:pPr>
      <w:r>
        <w:t xml:space="preserve">I would prefer softening the expression to "it is consistent with </w:t>
      </w:r>
      <w:proofErr w:type="spellStart"/>
      <w:r>
        <w:t>oligopsonic</w:t>
      </w:r>
      <w:proofErr w:type="spellEnd"/>
      <w:r>
        <w:t xml:space="preserve"> models" because direct evidence of market power in labour market is wage markdown.</w:t>
      </w:r>
      <w:r>
        <w:rPr>
          <w:rStyle w:val="ae"/>
        </w:rPr>
        <w:annotationRef/>
      </w:r>
    </w:p>
  </w:comment>
  <w:comment w:id="1319" w:author="seiroi@gmail.com" w:date="2024-03-15T12:05:00Z" w:initials="se">
    <w:p w14:paraId="2A1E2CD1" w14:textId="69AF54F1" w:rsidR="18E706F6" w:rsidRDefault="18E706F6">
      <w:pPr>
        <w:pStyle w:val="ac"/>
      </w:pPr>
      <w:r>
        <w:t>I am hesitant on this "change in market power" interpretation for 2 reasons.</w:t>
      </w:r>
      <w:r>
        <w:rPr>
          <w:rStyle w:val="ae"/>
        </w:rPr>
        <w:annotationRef/>
      </w:r>
    </w:p>
    <w:p w14:paraId="5A78F3F9" w14:textId="57810778" w:rsidR="18E706F6" w:rsidRDefault="18E706F6">
      <w:pPr>
        <w:pStyle w:val="ac"/>
      </w:pPr>
    </w:p>
    <w:p w14:paraId="0C0A23F9" w14:textId="185D8D4D" w:rsidR="18E706F6" w:rsidRDefault="18E706F6">
      <w:pPr>
        <w:pStyle w:val="ac"/>
      </w:pPr>
      <w:r>
        <w:t>1. We have no direct measurement of market power.</w:t>
      </w:r>
    </w:p>
    <w:p w14:paraId="6ED15A71" w14:textId="53D2B038" w:rsidR="18E706F6" w:rsidRDefault="18E706F6">
      <w:pPr>
        <w:pStyle w:val="ac"/>
      </w:pPr>
      <w:r>
        <w:t xml:space="preserve">2. Employment can reduce in the monopsonic market if the min wage gets too high (after the flat segment in L supply curve). </w:t>
      </w:r>
    </w:p>
    <w:p w14:paraId="14C9B9EC" w14:textId="7A4CDB63" w:rsidR="18E706F6" w:rsidRDefault="18E706F6">
      <w:pPr>
        <w:pStyle w:val="ac"/>
      </w:pPr>
    </w:p>
    <w:p w14:paraId="5922ABC7" w14:textId="0BE53845" w:rsidR="18E706F6" w:rsidRDefault="18E706F6">
      <w:pPr>
        <w:pStyle w:val="ac"/>
      </w:pPr>
      <w:r>
        <w:t>Except this, I am happy with other parts of this paragraph.</w:t>
      </w:r>
    </w:p>
  </w:comment>
  <w:comment w:id="1359" w:author="seiroi@gmail.com" w:date="2024-03-15T12:17:00Z" w:initials="se">
    <w:p w14:paraId="1BECF9F1" w14:textId="05897D3C" w:rsidR="18E706F6" w:rsidRDefault="18E706F6">
      <w:pPr>
        <w:pStyle w:val="ac"/>
      </w:pPr>
      <w:r>
        <w:t xml:space="preserve">Rather than the product and factor market interactions that we do not have much information about, I am more impressed with the finding of reduced employment in 2-5 years. </w:t>
      </w:r>
      <w:r>
        <w:rPr>
          <w:rStyle w:val="ae"/>
        </w:rPr>
        <w:annotationRef/>
      </w:r>
    </w:p>
    <w:p w14:paraId="31306142" w14:textId="4EE61FB7" w:rsidR="18E706F6" w:rsidRDefault="18E706F6">
      <w:pPr>
        <w:pStyle w:val="ac"/>
      </w:pPr>
    </w:p>
    <w:p w14:paraId="6A756F81" w14:textId="3EF661EB" w:rsidR="18E706F6" w:rsidRDefault="18E706F6">
      <w:pPr>
        <w:pStyle w:val="ac"/>
      </w:pPr>
      <w:r>
        <w:t>This is not just because there was no definitive result shown previously.</w:t>
      </w:r>
    </w:p>
    <w:p w14:paraId="1FA89E8A" w14:textId="5C2F6D58" w:rsidR="18E706F6" w:rsidRDefault="18E706F6">
      <w:pPr>
        <w:pStyle w:val="ac"/>
      </w:pPr>
    </w:p>
    <w:p w14:paraId="0CFE1FF3" w14:textId="2819EF96" w:rsidR="18E706F6" w:rsidRDefault="18E706F6">
      <w:pPr>
        <w:pStyle w:val="ac"/>
      </w:pPr>
      <w:r>
        <w:t xml:space="preserve">Min wage reduced employment when they </w:t>
      </w:r>
      <w:proofErr w:type="spellStart"/>
      <w:r>
        <w:t>coud</w:t>
      </w:r>
      <w:proofErr w:type="spellEnd"/>
      <w:r>
        <w:t xml:space="preserve"> have stayed flat or even increased for </w:t>
      </w:r>
      <w:proofErr w:type="spellStart"/>
      <w:r>
        <w:t>oligopsonists</w:t>
      </w:r>
      <w:proofErr w:type="spellEnd"/>
      <w:r>
        <w:t xml:space="preserve">, had they managed the hike more mildly. This implies the gov did too much and began hurting people (let alone producers) without knowing it. </w:t>
      </w:r>
    </w:p>
    <w:p w14:paraId="0876F637" w14:textId="58270B58" w:rsidR="18E706F6" w:rsidRDefault="18E706F6">
      <w:pPr>
        <w:pStyle w:val="ac"/>
      </w:pPr>
    </w:p>
    <w:p w14:paraId="2333C5A8" w14:textId="539D2D47" w:rsidR="18E706F6" w:rsidRDefault="18E706F6">
      <w:pPr>
        <w:pStyle w:val="ac"/>
      </w:pPr>
      <w:r>
        <w:t xml:space="preserve">In support of this, we also find (surviving) farms are mechanising during the same time span. </w:t>
      </w:r>
    </w:p>
  </w:comment>
  <w:comment w:id="1367" w:author="seiroi@gmail.com" w:date="2024-03-15T12:21:00Z" w:initials="se">
    <w:p w14:paraId="5AAC6E99" w14:textId="57A3B549" w:rsidR="18E706F6" w:rsidRDefault="18E706F6">
      <w:pPr>
        <w:pStyle w:val="ac"/>
      </w:pPr>
      <w:r>
        <w:t>This is a very good and new point.</w:t>
      </w:r>
      <w:r>
        <w:rPr>
          <w:rStyle w:val="ae"/>
        </w:rPr>
        <w:annotationRef/>
      </w:r>
    </w:p>
    <w:p w14:paraId="31F84EB5" w14:textId="75C441B1" w:rsidR="18E706F6" w:rsidRDefault="18E706F6">
      <w:pPr>
        <w:pStyle w:val="ac"/>
      </w:pPr>
    </w:p>
    <w:p w14:paraId="72D18D33" w14:textId="0C5FDB5D" w:rsidR="18E706F6" w:rsidRDefault="18E706F6">
      <w:pPr>
        <w:pStyle w:val="ac"/>
      </w:pPr>
      <w:proofErr w:type="spellStart"/>
      <w:r>
        <w:t>Oligoposny</w:t>
      </w:r>
      <w:proofErr w:type="spellEnd"/>
      <w:r>
        <w:t xml:space="preserve"> was not associated with noncompliance previously, because most studies came from developed countries. </w:t>
      </w:r>
    </w:p>
    <w:p w14:paraId="09356D95" w14:textId="488B5B62" w:rsidR="18E706F6" w:rsidRDefault="18E706F6">
      <w:pPr>
        <w:pStyle w:val="ac"/>
      </w:pPr>
    </w:p>
    <w:p w14:paraId="1C13C8CA" w14:textId="70C53B68" w:rsidR="18E706F6" w:rsidRDefault="18E706F6">
      <w:pPr>
        <w:pStyle w:val="ac"/>
      </w:pPr>
      <w:r>
        <w:t>It is an interesting twist. We may want to theoretically model it and see what predictions can be derived...in the future.</w:t>
      </w:r>
    </w:p>
  </w:comment>
  <w:comment w:id="1380" w:author="seiroi@gmail.com" w:date="2024-03-15T12:47:00Z" w:initials="se">
    <w:p w14:paraId="4735FE3E" w14:textId="121709F8" w:rsidR="18E706F6" w:rsidRDefault="18E706F6">
      <w:pPr>
        <w:pStyle w:val="ac"/>
      </w:pPr>
      <w:r>
        <w:t xml:space="preserve">With the same reasoning as in the above, results after 2 years align with both competitive and </w:t>
      </w:r>
      <w:proofErr w:type="spellStart"/>
      <w:r>
        <w:t>oligopsonistic</w:t>
      </w:r>
      <w:proofErr w:type="spellEnd"/>
      <w:r>
        <w:t xml:space="preserve"> markets. Hard to tell which with the data and method at hand.</w:t>
      </w:r>
      <w:r>
        <w:rPr>
          <w:rStyle w:val="ae"/>
        </w:rPr>
        <w:annotationRef/>
      </w:r>
    </w:p>
    <w:p w14:paraId="07E250E4" w14:textId="70F0CD1A" w:rsidR="18E706F6" w:rsidRDefault="18E706F6">
      <w:pPr>
        <w:pStyle w:val="ac"/>
      </w:pPr>
    </w:p>
    <w:p w14:paraId="3E784399" w14:textId="40721B45" w:rsidR="18E706F6" w:rsidRDefault="18E706F6">
      <w:pPr>
        <w:pStyle w:val="ac"/>
      </w:pPr>
      <w:r>
        <w:t>Other than this sentence, I am happy with the conclusion.</w:t>
      </w:r>
    </w:p>
  </w:comment>
  <w:comment w:id="1399" w:author="marliespiek@icloud.com" w:date="2024-02-12T09:32:00Z" w:initials="m">
    <w:p w14:paraId="33B27C27" w14:textId="28D415AC" w:rsidR="00CE30B2" w:rsidRDefault="00CE30B2" w:rsidP="00CE30B2">
      <w:pPr>
        <w:pStyle w:val="ac"/>
      </w:pPr>
      <w:r>
        <w:rPr>
          <w:rStyle w:val="ae"/>
        </w:rPr>
        <w:annotationRef/>
      </w:r>
      <w:r>
        <w:t>Please populate</w:t>
      </w:r>
    </w:p>
  </w:comment>
  <w:comment w:id="1417" w:author="marliespiek@icloud.com" w:date="2024-02-12T09:32:00Z" w:initials="m">
    <w:p w14:paraId="1901E5B3" w14:textId="77777777" w:rsidR="00CE30B2" w:rsidRDefault="00CE30B2" w:rsidP="00CE30B2">
      <w:pPr>
        <w:pStyle w:val="ac"/>
      </w:pPr>
      <w:r>
        <w:rPr>
          <w:rStyle w:val="ae"/>
        </w:rPr>
        <w:annotationRef/>
      </w:r>
      <w:proofErr w:type="gramStart"/>
      <w:r>
        <w:t>MK</w:t>
      </w:r>
      <w:proofErr w:type="gramEnd"/>
      <w:r>
        <w:t xml:space="preserve"> please update for IRP5 and CIT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8AC864" w15:done="0"/>
  <w15:commentEx w15:paraId="7073FF94" w15:done="0"/>
  <w15:commentEx w15:paraId="099BC001" w15:done="0"/>
  <w15:commentEx w15:paraId="32229C20" w15:done="0"/>
  <w15:commentEx w15:paraId="5BA82B9B" w15:paraIdParent="32229C20" w15:done="0"/>
  <w15:commentEx w15:paraId="6C764213" w15:done="0"/>
  <w15:commentEx w15:paraId="76FD655F" w15:paraIdParent="6C764213" w15:done="0"/>
  <w15:commentEx w15:paraId="120C18D6" w15:done="0"/>
  <w15:commentEx w15:paraId="201353D9" w15:done="0"/>
  <w15:commentEx w15:paraId="28CE95D6" w15:paraIdParent="201353D9" w15:done="0"/>
  <w15:commentEx w15:paraId="68C65110" w15:done="0"/>
  <w15:commentEx w15:paraId="7925168B" w15:done="0"/>
  <w15:commentEx w15:paraId="03128BBE" w15:paraIdParent="7925168B" w15:done="0"/>
  <w15:commentEx w15:paraId="725F7782" w15:paraIdParent="7925168B" w15:done="0"/>
  <w15:commentEx w15:paraId="1F5FE62B" w15:done="0"/>
  <w15:commentEx w15:paraId="278C7954" w15:done="0"/>
  <w15:commentEx w15:paraId="5711E712" w15:done="0"/>
  <w15:commentEx w15:paraId="224719E4" w15:paraIdParent="5711E712" w15:done="0"/>
  <w15:commentEx w15:paraId="5D78D43D" w15:done="0"/>
  <w15:commentEx w15:paraId="65156989" w15:done="0"/>
  <w15:commentEx w15:paraId="2AADA87A" w15:done="0"/>
  <w15:commentEx w15:paraId="0EF8C236" w15:done="0"/>
  <w15:commentEx w15:paraId="545E1601" w15:done="0"/>
  <w15:commentEx w15:paraId="41D94C81" w15:done="0"/>
  <w15:commentEx w15:paraId="115D4F63" w15:done="0"/>
  <w15:commentEx w15:paraId="310E1FA6" w15:done="0"/>
  <w15:commentEx w15:paraId="0927D289" w15:done="0"/>
  <w15:commentEx w15:paraId="74C3FEE2" w15:done="0"/>
  <w15:commentEx w15:paraId="395E31A5" w15:done="0"/>
  <w15:commentEx w15:paraId="100B5370" w15:done="0"/>
  <w15:commentEx w15:paraId="04FF9608" w15:done="0"/>
  <w15:commentEx w15:paraId="38D5E795" w15:done="0"/>
  <w15:commentEx w15:paraId="3EB1F9D0" w15:paraIdParent="38D5E795" w15:done="0"/>
  <w15:commentEx w15:paraId="67F6FE3F" w15:done="0"/>
  <w15:commentEx w15:paraId="54D12B9F" w15:done="0"/>
  <w15:commentEx w15:paraId="16511535" w15:done="0"/>
  <w15:commentEx w15:paraId="5954A931" w15:done="0"/>
  <w15:commentEx w15:paraId="6E35EDEB" w15:done="0"/>
  <w15:commentEx w15:paraId="41193091" w15:done="0"/>
  <w15:commentEx w15:paraId="4743DC3E" w15:paraIdParent="41193091" w15:done="0"/>
  <w15:commentEx w15:paraId="631617E3" w15:done="0"/>
  <w15:commentEx w15:paraId="50F6A4A2" w15:done="0"/>
  <w15:commentEx w15:paraId="52B1852F" w15:done="0"/>
  <w15:commentEx w15:paraId="2E5E6141" w15:done="0"/>
  <w15:commentEx w15:paraId="1A5F67D7" w15:paraIdParent="2E5E6141" w15:done="0"/>
  <w15:commentEx w15:paraId="005A61FE" w15:paraIdParent="2E5E6141" w15:done="0"/>
  <w15:commentEx w15:paraId="786D563F" w15:done="0"/>
  <w15:commentEx w15:paraId="127C042E" w15:done="0"/>
  <w15:commentEx w15:paraId="22C56B62" w15:done="0"/>
  <w15:commentEx w15:paraId="54316D5C" w15:done="0"/>
  <w15:commentEx w15:paraId="1B07DA2D" w15:done="0"/>
  <w15:commentEx w15:paraId="29D29C94" w15:done="0"/>
  <w15:commentEx w15:paraId="4876629D" w15:done="0"/>
  <w15:commentEx w15:paraId="35227C21" w15:paraIdParent="4876629D" w15:done="0"/>
  <w15:commentEx w15:paraId="33C44893" w15:done="0"/>
  <w15:commentEx w15:paraId="0A6C326E" w15:done="0"/>
  <w15:commentEx w15:paraId="05828648" w15:paraIdParent="0A6C326E" w15:done="0"/>
  <w15:commentEx w15:paraId="7611618C" w15:done="0"/>
  <w15:commentEx w15:paraId="13E5C232" w15:paraIdParent="7611618C" w15:done="0"/>
  <w15:commentEx w15:paraId="5211D386" w15:paraIdParent="7611618C" w15:done="0"/>
  <w15:commentEx w15:paraId="763070C5" w15:done="0"/>
  <w15:commentEx w15:paraId="74B311F5" w15:paraIdParent="763070C5" w15:done="0"/>
  <w15:commentEx w15:paraId="1A32490B" w15:done="0"/>
  <w15:commentEx w15:paraId="344772AF" w15:done="0"/>
  <w15:commentEx w15:paraId="617DED6A" w15:done="0"/>
  <w15:commentEx w15:paraId="78A394CF" w15:paraIdParent="617DED6A" w15:done="0"/>
  <w15:commentEx w15:paraId="4D75BD7A" w15:paraIdParent="617DED6A" w15:done="0"/>
  <w15:commentEx w15:paraId="2416CA8F" w15:done="0"/>
  <w15:commentEx w15:paraId="7FA905B3" w15:paraIdParent="2416CA8F" w15:done="0"/>
  <w15:commentEx w15:paraId="6DA113BA" w15:paraIdParent="2416CA8F" w15:done="0"/>
  <w15:commentEx w15:paraId="54439D06" w15:paraIdParent="2416CA8F" w15:done="0"/>
  <w15:commentEx w15:paraId="64728B74" w15:done="0"/>
  <w15:commentEx w15:paraId="5311D977" w15:done="0"/>
  <w15:commentEx w15:paraId="66689928" w15:done="0"/>
  <w15:commentEx w15:paraId="6ACE4314" w15:done="0"/>
  <w15:commentEx w15:paraId="4664DA2C" w15:done="0"/>
  <w15:commentEx w15:paraId="15308B42" w15:done="0"/>
  <w15:commentEx w15:paraId="7771BB5C" w15:paraIdParent="15308B42" w15:done="0"/>
  <w15:commentEx w15:paraId="79421427" w15:done="0"/>
  <w15:commentEx w15:paraId="6D5B4A69" w15:paraIdParent="79421427" w15:done="0"/>
  <w15:commentEx w15:paraId="758A000B" w15:done="0"/>
  <w15:commentEx w15:paraId="357FBB86" w15:paraIdParent="758A000B" w15:done="0"/>
  <w15:commentEx w15:paraId="0B3BD34A" w15:done="0"/>
  <w15:commentEx w15:paraId="1B1579BA" w15:done="0"/>
  <w15:commentEx w15:paraId="481C2596" w15:paraIdParent="1B1579BA" w15:done="0"/>
  <w15:commentEx w15:paraId="5922ABC7" w15:done="0"/>
  <w15:commentEx w15:paraId="2333C5A8" w15:done="0"/>
  <w15:commentEx w15:paraId="1C13C8CA" w15:done="0"/>
  <w15:commentEx w15:paraId="3E784399" w15:done="0"/>
  <w15:commentEx w15:paraId="33B27C27" w15:done="0"/>
  <w15:commentEx w15:paraId="1901E5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C3D6370" w16cex:dateUtc="2024-02-26T07:34:00Z"/>
  <w16cex:commentExtensible w16cex:durableId="0E816A52" w16cex:dateUtc="2024-02-09T09:50:00Z"/>
  <w16cex:commentExtensible w16cex:durableId="4DF8249F" w16cex:dateUtc="2024-03-14T08:34:00Z"/>
  <w16cex:commentExtensible w16cex:durableId="2B673497" w16cex:dateUtc="2024-02-09T10:00:00Z"/>
  <w16cex:commentExtensible w16cex:durableId="11912A67" w16cex:dateUtc="2024-02-22T02:39:00Z"/>
  <w16cex:commentExtensible w16cex:durableId="1DC532FD" w16cex:dateUtc="2024-02-22T02:54:00Z"/>
  <w16cex:commentExtensible w16cex:durableId="0694ED12" w16cex:dateUtc="2024-02-26T07:43:00Z"/>
  <w16cex:commentExtensible w16cex:durableId="3047B6B8" w16cex:dateUtc="2024-02-09T10:03:00Z"/>
  <w16cex:commentExtensible w16cex:durableId="2257349B" w16cex:dateUtc="2024-02-09T10:05:00Z"/>
  <w16cex:commentExtensible w16cex:durableId="4036E90A" w16cex:dateUtc="2024-02-22T03:00:00Z"/>
  <w16cex:commentExtensible w16cex:durableId="53A30649" w16cex:dateUtc="2024-02-09T10:05:00Z"/>
  <w16cex:commentExtensible w16cex:durableId="32904E72" w16cex:dateUtc="2024-02-09T10:11:00Z"/>
  <w16cex:commentExtensible w16cex:durableId="228B9AE1" w16cex:dateUtc="2024-02-09T10:24:00Z"/>
  <w16cex:commentExtensible w16cex:durableId="41B104E7" w16cex:dateUtc="2024-02-22T06:48:00Z"/>
  <w16cex:commentExtensible w16cex:durableId="5C097A87" w16cex:dateUtc="2024-02-09T10:13:00Z"/>
  <w16cex:commentExtensible w16cex:durableId="061F42C0" w16cex:dateUtc="2024-02-09T10:13:00Z"/>
  <w16cex:commentExtensible w16cex:durableId="3EA5DC0E" w16cex:dateUtc="2024-02-09T10:26:00Z"/>
  <w16cex:commentExtensible w16cex:durableId="330F1A82" w16cex:dateUtc="2024-02-22T06:46:00Z"/>
  <w16cex:commentExtensible w16cex:durableId="10FE2FE2" w16cex:dateUtc="2024-02-26T08:35:00Z"/>
  <w16cex:commentExtensible w16cex:durableId="2F56909B" w16cex:dateUtc="2024-02-09T10:23:00Z"/>
  <w16cex:commentExtensible w16cex:durableId="1D186B4F" w16cex:dateUtc="2024-02-09T10:35:00Z"/>
  <w16cex:commentExtensible w16cex:durableId="07B7939A" w16cex:dateUtc="2024-02-12T07:28:00Z"/>
  <w16cex:commentExtensible w16cex:durableId="62BA2065" w16cex:dateUtc="2024-02-12T07:22:00Z"/>
  <w16cex:commentExtensible w16cex:durableId="3BC21F0C" w16cex:dateUtc="2024-02-09T10:05:00Z"/>
  <w16cex:commentExtensible w16cex:durableId="54AB6DAC" w16cex:dateUtc="2024-02-22T05:37:00Z"/>
  <w16cex:commentExtensible w16cex:durableId="22A75763" w16cex:dateUtc="2024-02-09T10:05:00Z"/>
  <w16cex:commentExtensible w16cex:durableId="0D13BF44" w16cex:dateUtc="2024-02-22T05:37:00Z"/>
  <w16cex:commentExtensible w16cex:durableId="4466304E" w16cex:dateUtc="2024-02-22T05:37:00Z"/>
  <w16cex:commentExtensible w16cex:durableId="747C9E08" w16cex:dateUtc="2024-02-09T10:05:00Z"/>
  <w16cex:commentExtensible w16cex:durableId="6697FC0F" w16cex:dateUtc="2024-02-26T08:42:00Z"/>
  <w16cex:commentExtensible w16cex:durableId="3C564A02" w16cex:dateUtc="2024-02-26T08:43:00Z"/>
  <w16cex:commentExtensible w16cex:durableId="5F850463" w16cex:dateUtc="2024-02-12T09:37:00Z"/>
  <w16cex:commentExtensible w16cex:durableId="56FD8E03" w16cex:dateUtc="2024-02-12T09:37:00Z"/>
  <w16cex:commentExtensible w16cex:durableId="61CA9783" w16cex:dateUtc="2024-02-12T09:45:00Z"/>
  <w16cex:commentExtensible w16cex:durableId="0601CBDC" w16cex:dateUtc="2024-02-12T09:55:00Z"/>
  <w16cex:commentExtensible w16cex:durableId="480B78CD" w16cex:dateUtc="2024-02-22T03:29:00Z"/>
  <w16cex:commentExtensible w16cex:durableId="7A33F037" w16cex:dateUtc="2024-02-22T03:31:00Z"/>
  <w16cex:commentExtensible w16cex:durableId="3602722E" w16cex:dateUtc="2024-02-26T11:35:00Z"/>
  <w16cex:commentExtensible w16cex:durableId="46FD63AF" w16cex:dateUtc="2024-02-12T09:56:00Z"/>
  <w16cex:commentExtensible w16cex:durableId="752568E4" w16cex:dateUtc="2024-02-22T03:30:00Z"/>
  <w16cex:commentExtensible w16cex:durableId="059B736C" w16cex:dateUtc="2024-02-26T11:36:00Z"/>
  <w16cex:commentExtensible w16cex:durableId="1911A02F" w16cex:dateUtc="2024-02-26T11:41:00Z"/>
  <w16cex:commentExtensible w16cex:durableId="487B35AA" w16cex:dateUtc="2024-03-15T00:47:00Z"/>
  <w16cex:commentExtensible w16cex:durableId="1DF675BE" w16cex:dateUtc="2024-02-26T11:41:00Z"/>
  <w16cex:commentExtensible w16cex:durableId="1EABF3F7" w16cex:dateUtc="2024-03-14T22:46:00Z"/>
  <w16cex:commentExtensible w16cex:durableId="47AB25FB" w16cex:dateUtc="2024-03-14T22:47:00Z"/>
  <w16cex:commentExtensible w16cex:durableId="2461B475" w16cex:dateUtc="2024-02-26T11:40:00Z"/>
  <w16cex:commentExtensible w16cex:durableId="6B5D648E" w16cex:dateUtc="2024-02-26T11:42:00Z"/>
  <w16cex:commentExtensible w16cex:durableId="2557EE76" w16cex:dateUtc="2024-03-14T08:36:00Z"/>
  <w16cex:commentExtensible w16cex:durableId="4A611B4B" w16cex:dateUtc="2024-02-27T06:39:00Z"/>
  <w16cex:commentExtensible w16cex:durableId="5BC8AA0F" w16cex:dateUtc="2024-02-27T06:41:00Z"/>
  <w16cex:commentExtensible w16cex:durableId="43209D28" w16cex:dateUtc="2024-03-14T19:59:00Z"/>
  <w16cex:commentExtensible w16cex:durableId="5C81E011" w16cex:dateUtc="2024-02-12T09:59:00Z"/>
  <w16cex:commentExtensible w16cex:durableId="42AB7C05" w16cex:dateUtc="2024-02-12T10:01:00Z"/>
  <w16cex:commentExtensible w16cex:durableId="716BF4B2" w16cex:dateUtc="2024-02-22T05:37:00Z"/>
  <w16cex:commentExtensible w16cex:durableId="6398FACD" w16cex:dateUtc="2024-02-22T07:24:00Z"/>
  <w16cex:commentExtensible w16cex:durableId="3E28D69C" w16cex:dateUtc="2024-02-26T14:38:00Z"/>
  <w16cex:commentExtensible w16cex:durableId="35B3B14E" w16cex:dateUtc="2024-02-26T14:41:00Z"/>
  <w16cex:commentExtensible w16cex:durableId="3411CCF5" w16cex:dateUtc="2024-03-14T21:35:00Z"/>
  <w16cex:commentExtensible w16cex:durableId="6FBC68B6" w16cex:dateUtc="2024-03-14T21:42:00Z"/>
  <w16cex:commentExtensible w16cex:durableId="51B33F85" w16cex:dateUtc="2024-02-26T14:43:00Z"/>
  <w16cex:commentExtensible w16cex:durableId="7C9673A7" w16cex:dateUtc="2024-03-14T21:44:00Z"/>
  <w16cex:commentExtensible w16cex:durableId="6B114B06" w16cex:dateUtc="2024-02-26T14:43:00Z"/>
  <w16cex:commentExtensible w16cex:durableId="35CBBCEF" w16cex:dateUtc="2024-02-22T06:04:00Z"/>
  <w16cex:commentExtensible w16cex:durableId="70B0527B" w16cex:dateUtc="2024-02-22T05:37:00Z"/>
  <w16cex:commentExtensible w16cex:durableId="08771105" w16cex:dateUtc="2024-02-22T07:26:00Z"/>
  <w16cex:commentExtensible w16cex:durableId="423CA2EE" w16cex:dateUtc="2024-02-22T07:29:00Z"/>
  <w16cex:commentExtensible w16cex:durableId="327E608F" w16cex:dateUtc="2024-02-12T06:57:00Z"/>
  <w16cex:commentExtensible w16cex:durableId="5AD03E9F" w16cex:dateUtc="2024-02-12T07:00:00Z"/>
  <w16cex:commentExtensible w16cex:durableId="6945D883" w16cex:dateUtc="2024-02-22T06:31:00Z"/>
  <w16cex:commentExtensible w16cex:durableId="3AF7D5B5" w16cex:dateUtc="2024-02-26T14:44:00Z"/>
  <w16cex:commentExtensible w16cex:durableId="19035491" w16cex:dateUtc="2024-02-26T14:46:00Z"/>
  <w16cex:commentExtensible w16cex:durableId="1038F05F" w16cex:dateUtc="2024-02-26T14:47:00Z"/>
  <w16cex:commentExtensible w16cex:durableId="3C5A4506" w16cex:dateUtc="2024-02-12T07:25:00Z"/>
  <w16cex:commentExtensible w16cex:durableId="4B123F70" w16cex:dateUtc="2024-02-27T06:12:00Z"/>
  <w16cex:commentExtensible w16cex:durableId="796E6F49" w16cex:dateUtc="2024-02-12T07:03:00Z"/>
  <w16cex:commentExtensible w16cex:durableId="57FEA48C" w16cex:dateUtc="2024-02-12T07:06:00Z"/>
  <w16cex:commentExtensible w16cex:durableId="1EC8FFC3" w16cex:dateUtc="2024-02-27T06:31:00Z"/>
  <w16cex:commentExtensible w16cex:durableId="7DB5C506" w16cex:dateUtc="2024-03-15T01:38:00Z"/>
  <w16cex:commentExtensible w16cex:durableId="6DF598AD" w16cex:dateUtc="2024-03-15T01:43:00Z"/>
  <w16cex:commentExtensible w16cex:durableId="40B73C93" w16cex:dateUtc="2024-03-15T02:30:00Z"/>
  <w16cex:commentExtensible w16cex:durableId="0F82BA81" w16cex:dateUtc="2024-03-15T02:31:00Z"/>
  <w16cex:commentExtensible w16cex:durableId="3D1A1313" w16cex:dateUtc="2024-03-01T12:21:00Z"/>
  <w16cex:commentExtensible w16cex:durableId="2AB16078" w16cex:dateUtc="2024-03-15T02:51:00Z"/>
  <w16cex:commentExtensible w16cex:durableId="0F3B7356" w16cex:dateUtc="2024-03-15T02:53:00Z"/>
  <w16cex:commentExtensible w16cex:durableId="2B40A3A9" w16cex:dateUtc="2024-03-15T03:05:00Z"/>
  <w16cex:commentExtensible w16cex:durableId="0ED7C6E1" w16cex:dateUtc="2024-03-15T03:17:00Z"/>
  <w16cex:commentExtensible w16cex:durableId="009561D0" w16cex:dateUtc="2024-03-15T03:21:00Z"/>
  <w16cex:commentExtensible w16cex:durableId="06E4A3B2" w16cex:dateUtc="2024-03-15T03:47:00Z"/>
  <w16cex:commentExtensible w16cex:durableId="66A394AC" w16cex:dateUtc="2024-02-12T07:32:00Z"/>
  <w16cex:commentExtensible w16cex:durableId="3808237C" w16cex:dateUtc="2024-02-12T0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8AC864" w16cid:durableId="7C3D6370"/>
  <w16cid:commentId w16cid:paraId="7073FF94" w16cid:durableId="0E816A52"/>
  <w16cid:commentId w16cid:paraId="099BC001" w16cid:durableId="4DF8249F"/>
  <w16cid:commentId w16cid:paraId="32229C20" w16cid:durableId="2B673497"/>
  <w16cid:commentId w16cid:paraId="5BA82B9B" w16cid:durableId="11912A67"/>
  <w16cid:commentId w16cid:paraId="6C764213" w16cid:durableId="1DC532FD"/>
  <w16cid:commentId w16cid:paraId="76FD655F" w16cid:durableId="0694ED12"/>
  <w16cid:commentId w16cid:paraId="120C18D6" w16cid:durableId="3047B6B8"/>
  <w16cid:commentId w16cid:paraId="201353D9" w16cid:durableId="2257349B"/>
  <w16cid:commentId w16cid:paraId="28CE95D6" w16cid:durableId="4036E90A"/>
  <w16cid:commentId w16cid:paraId="68C65110" w16cid:durableId="53A30649"/>
  <w16cid:commentId w16cid:paraId="7925168B" w16cid:durableId="32904E72"/>
  <w16cid:commentId w16cid:paraId="03128BBE" w16cid:durableId="228B9AE1"/>
  <w16cid:commentId w16cid:paraId="725F7782" w16cid:durableId="41B104E7"/>
  <w16cid:commentId w16cid:paraId="1F5FE62B" w16cid:durableId="5C097A87"/>
  <w16cid:commentId w16cid:paraId="278C7954" w16cid:durableId="061F42C0"/>
  <w16cid:commentId w16cid:paraId="5711E712" w16cid:durableId="3EA5DC0E"/>
  <w16cid:commentId w16cid:paraId="224719E4" w16cid:durableId="330F1A82"/>
  <w16cid:commentId w16cid:paraId="5D78D43D" w16cid:durableId="10FE2FE2"/>
  <w16cid:commentId w16cid:paraId="65156989" w16cid:durableId="2F56909B"/>
  <w16cid:commentId w16cid:paraId="2AADA87A" w16cid:durableId="1D186B4F"/>
  <w16cid:commentId w16cid:paraId="0EF8C236" w16cid:durableId="07B7939A"/>
  <w16cid:commentId w16cid:paraId="545E1601" w16cid:durableId="62BA2065"/>
  <w16cid:commentId w16cid:paraId="41D94C81" w16cid:durableId="3BC21F0C"/>
  <w16cid:commentId w16cid:paraId="115D4F63" w16cid:durableId="54AB6DAC"/>
  <w16cid:commentId w16cid:paraId="310E1FA6" w16cid:durableId="22A75763"/>
  <w16cid:commentId w16cid:paraId="0927D289" w16cid:durableId="0D13BF44"/>
  <w16cid:commentId w16cid:paraId="74C3FEE2" w16cid:durableId="4466304E"/>
  <w16cid:commentId w16cid:paraId="395E31A5" w16cid:durableId="747C9E08"/>
  <w16cid:commentId w16cid:paraId="100B5370" w16cid:durableId="6697FC0F"/>
  <w16cid:commentId w16cid:paraId="04FF9608" w16cid:durableId="3C564A02"/>
  <w16cid:commentId w16cid:paraId="38D5E795" w16cid:durableId="5F850463"/>
  <w16cid:commentId w16cid:paraId="3EB1F9D0" w16cid:durableId="56FD8E03"/>
  <w16cid:commentId w16cid:paraId="67F6FE3F" w16cid:durableId="61CA9783"/>
  <w16cid:commentId w16cid:paraId="54D12B9F" w16cid:durableId="0601CBDC"/>
  <w16cid:commentId w16cid:paraId="16511535" w16cid:durableId="480B78CD"/>
  <w16cid:commentId w16cid:paraId="5954A931" w16cid:durableId="7A33F037"/>
  <w16cid:commentId w16cid:paraId="6E35EDEB" w16cid:durableId="3602722E"/>
  <w16cid:commentId w16cid:paraId="41193091" w16cid:durableId="46FD63AF"/>
  <w16cid:commentId w16cid:paraId="4743DC3E" w16cid:durableId="752568E4"/>
  <w16cid:commentId w16cid:paraId="631617E3" w16cid:durableId="059B736C"/>
  <w16cid:commentId w16cid:paraId="50F6A4A2" w16cid:durableId="1911A02F"/>
  <w16cid:commentId w16cid:paraId="52B1852F" w16cid:durableId="487B35AA"/>
  <w16cid:commentId w16cid:paraId="2E5E6141" w16cid:durableId="1DF675BE"/>
  <w16cid:commentId w16cid:paraId="1A5F67D7" w16cid:durableId="1EABF3F7"/>
  <w16cid:commentId w16cid:paraId="005A61FE" w16cid:durableId="47AB25FB"/>
  <w16cid:commentId w16cid:paraId="786D563F" w16cid:durableId="2461B475"/>
  <w16cid:commentId w16cid:paraId="127C042E" w16cid:durableId="6B5D648E"/>
  <w16cid:commentId w16cid:paraId="22C56B62" w16cid:durableId="2557EE76"/>
  <w16cid:commentId w16cid:paraId="54316D5C" w16cid:durableId="4A611B4B"/>
  <w16cid:commentId w16cid:paraId="1B07DA2D" w16cid:durableId="5BC8AA0F"/>
  <w16cid:commentId w16cid:paraId="29D29C94" w16cid:durableId="43209D28"/>
  <w16cid:commentId w16cid:paraId="4876629D" w16cid:durableId="5C81E011"/>
  <w16cid:commentId w16cid:paraId="35227C21" w16cid:durableId="42AB7C05"/>
  <w16cid:commentId w16cid:paraId="33C44893" w16cid:durableId="716BF4B2"/>
  <w16cid:commentId w16cid:paraId="0A6C326E" w16cid:durableId="6398FACD"/>
  <w16cid:commentId w16cid:paraId="05828648" w16cid:durableId="3E28D69C"/>
  <w16cid:commentId w16cid:paraId="7611618C" w16cid:durableId="35B3B14E"/>
  <w16cid:commentId w16cid:paraId="13E5C232" w16cid:durableId="3411CCF5"/>
  <w16cid:commentId w16cid:paraId="5211D386" w16cid:durableId="6FBC68B6"/>
  <w16cid:commentId w16cid:paraId="763070C5" w16cid:durableId="51B33F85"/>
  <w16cid:commentId w16cid:paraId="74B311F5" w16cid:durableId="7C9673A7"/>
  <w16cid:commentId w16cid:paraId="1A32490B" w16cid:durableId="6B114B06"/>
  <w16cid:commentId w16cid:paraId="344772AF" w16cid:durableId="35CBBCEF"/>
  <w16cid:commentId w16cid:paraId="617DED6A" w16cid:durableId="70B0527B"/>
  <w16cid:commentId w16cid:paraId="78A394CF" w16cid:durableId="08771105"/>
  <w16cid:commentId w16cid:paraId="4D75BD7A" w16cid:durableId="423CA2EE"/>
  <w16cid:commentId w16cid:paraId="2416CA8F" w16cid:durableId="327E608F"/>
  <w16cid:commentId w16cid:paraId="7FA905B3" w16cid:durableId="5AD03E9F"/>
  <w16cid:commentId w16cid:paraId="6DA113BA" w16cid:durableId="6945D883"/>
  <w16cid:commentId w16cid:paraId="54439D06" w16cid:durableId="3AF7D5B5"/>
  <w16cid:commentId w16cid:paraId="64728B74" w16cid:durableId="19035491"/>
  <w16cid:commentId w16cid:paraId="5311D977" w16cid:durableId="1038F05F"/>
  <w16cid:commentId w16cid:paraId="66689928" w16cid:durableId="3C5A4506"/>
  <w16cid:commentId w16cid:paraId="6ACE4314" w16cid:durableId="4B123F70"/>
  <w16cid:commentId w16cid:paraId="4664DA2C" w16cid:durableId="796E6F49"/>
  <w16cid:commentId w16cid:paraId="15308B42" w16cid:durableId="57FEA48C"/>
  <w16cid:commentId w16cid:paraId="7771BB5C" w16cid:durableId="1EC8FFC3"/>
  <w16cid:commentId w16cid:paraId="79421427" w16cid:durableId="7DB5C506"/>
  <w16cid:commentId w16cid:paraId="6D5B4A69" w16cid:durableId="6DF598AD"/>
  <w16cid:commentId w16cid:paraId="758A000B" w16cid:durableId="40B73C93"/>
  <w16cid:commentId w16cid:paraId="357FBB86" w16cid:durableId="0F82BA81"/>
  <w16cid:commentId w16cid:paraId="0B3BD34A" w16cid:durableId="3D1A1313"/>
  <w16cid:commentId w16cid:paraId="1B1579BA" w16cid:durableId="2AB16078"/>
  <w16cid:commentId w16cid:paraId="481C2596" w16cid:durableId="0F3B7356"/>
  <w16cid:commentId w16cid:paraId="5922ABC7" w16cid:durableId="2B40A3A9"/>
  <w16cid:commentId w16cid:paraId="2333C5A8" w16cid:durableId="0ED7C6E1"/>
  <w16cid:commentId w16cid:paraId="1C13C8CA" w16cid:durableId="009561D0"/>
  <w16cid:commentId w16cid:paraId="3E784399" w16cid:durableId="06E4A3B2"/>
  <w16cid:commentId w16cid:paraId="33B27C27" w16cid:durableId="66A394AC"/>
  <w16cid:commentId w16cid:paraId="1901E5B3" w16cid:durableId="380823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0E6B5" w14:textId="77777777" w:rsidR="00B36CFC" w:rsidRDefault="00B36CFC" w:rsidP="00EC47AF">
      <w:pPr>
        <w:spacing w:after="0" w:line="240" w:lineRule="auto"/>
      </w:pPr>
      <w:r>
        <w:separator/>
      </w:r>
    </w:p>
  </w:endnote>
  <w:endnote w:type="continuationSeparator" w:id="0">
    <w:p w14:paraId="0C4C0543" w14:textId="77777777" w:rsidR="00B36CFC" w:rsidRDefault="00B36CFC" w:rsidP="00EC47AF">
      <w:pPr>
        <w:spacing w:after="0" w:line="240" w:lineRule="auto"/>
      </w:pPr>
      <w:r>
        <w:continuationSeparator/>
      </w:r>
    </w:p>
  </w:endnote>
  <w:endnote w:type="continuationNotice" w:id="1">
    <w:p w14:paraId="5328CD41" w14:textId="77777777" w:rsidR="00B36CFC" w:rsidRDefault="00B36C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516" w:author="marliespiek@icloud.com" w:date="2024-02-12T09:07:00Z"/>
  <w:sdt>
    <w:sdtPr>
      <w:id w:val="-1123460293"/>
      <w:docPartObj>
        <w:docPartGallery w:val="Page Numbers (Bottom of Page)"/>
        <w:docPartUnique/>
      </w:docPartObj>
    </w:sdtPr>
    <w:sdtEndPr>
      <w:rPr>
        <w:noProof/>
      </w:rPr>
    </w:sdtEndPr>
    <w:sdtContent>
      <w:customXmlInsRangeEnd w:id="1516"/>
      <w:p w14:paraId="7DC2CAD8" w14:textId="34F9A0A5" w:rsidR="00533634" w:rsidRDefault="00533634">
        <w:pPr>
          <w:pStyle w:val="aa"/>
          <w:jc w:val="center"/>
          <w:rPr>
            <w:ins w:id="1517" w:author="marliespiek@icloud.com" w:date="2024-02-12T09:07:00Z"/>
          </w:rPr>
        </w:pPr>
        <w:ins w:id="1518" w:author="marliespiek@icloud.com" w:date="2024-02-12T09:07:00Z">
          <w:r>
            <w:fldChar w:fldCharType="begin"/>
          </w:r>
          <w:r>
            <w:instrText xml:space="preserve"> PAGE   \* MERGEFORMAT </w:instrText>
          </w:r>
          <w:r>
            <w:fldChar w:fldCharType="separate"/>
          </w:r>
          <w:r>
            <w:rPr>
              <w:noProof/>
            </w:rPr>
            <w:t>2</w:t>
          </w:r>
          <w:r>
            <w:rPr>
              <w:noProof/>
            </w:rPr>
            <w:fldChar w:fldCharType="end"/>
          </w:r>
        </w:ins>
      </w:p>
      <w:customXmlInsRangeStart w:id="1519" w:author="marliespiek@icloud.com" w:date="2024-02-12T09:07:00Z"/>
    </w:sdtContent>
  </w:sdt>
  <w:customXmlInsRangeEnd w:id="1519"/>
  <w:p w14:paraId="170628A0" w14:textId="77777777" w:rsidR="00533634" w:rsidRDefault="0053363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1EFB4" w14:textId="77777777" w:rsidR="00B36CFC" w:rsidRDefault="00B36CFC" w:rsidP="00EC47AF">
      <w:pPr>
        <w:spacing w:after="0" w:line="240" w:lineRule="auto"/>
      </w:pPr>
      <w:r>
        <w:separator/>
      </w:r>
    </w:p>
  </w:footnote>
  <w:footnote w:type="continuationSeparator" w:id="0">
    <w:p w14:paraId="6312C14E" w14:textId="77777777" w:rsidR="00B36CFC" w:rsidRDefault="00B36CFC" w:rsidP="00EC47AF">
      <w:pPr>
        <w:spacing w:after="0" w:line="240" w:lineRule="auto"/>
      </w:pPr>
      <w:r>
        <w:continuationSeparator/>
      </w:r>
    </w:p>
  </w:footnote>
  <w:footnote w:type="continuationNotice" w:id="1">
    <w:p w14:paraId="3A6AE71B" w14:textId="77777777" w:rsidR="00B36CFC" w:rsidRDefault="00B36CFC">
      <w:pPr>
        <w:spacing w:after="0" w:line="240" w:lineRule="auto"/>
      </w:pPr>
    </w:p>
  </w:footnote>
  <w:footnote w:id="2">
    <w:p w14:paraId="5AB7ADED" w14:textId="77777777" w:rsidR="00EC47AF" w:rsidRPr="00505A18" w:rsidRDefault="00EC47AF" w:rsidP="00EC47AF">
      <w:pPr>
        <w:pStyle w:val="a5"/>
        <w:rPr>
          <w:rFonts w:asciiTheme="majorHAnsi" w:hAnsiTheme="majorHAnsi" w:cstheme="majorHAnsi"/>
          <w:lang w:val="en-US"/>
        </w:rPr>
      </w:pPr>
      <w:r w:rsidRPr="00505A18">
        <w:rPr>
          <w:rStyle w:val="a7"/>
          <w:rFonts w:asciiTheme="majorHAnsi" w:hAnsiTheme="majorHAnsi" w:cstheme="majorHAnsi"/>
        </w:rPr>
        <w:footnoteRef/>
      </w:r>
      <w:r w:rsidRPr="00505A18">
        <w:rPr>
          <w:rFonts w:asciiTheme="majorHAnsi" w:hAnsiTheme="majorHAnsi" w:cstheme="majorHAnsi"/>
        </w:rPr>
        <w:t xml:space="preserve"> </w:t>
      </w:r>
      <w:r>
        <w:rPr>
          <w:rFonts w:asciiTheme="majorHAnsi" w:hAnsiTheme="majorHAnsi" w:cstheme="majorHAnsi"/>
        </w:rPr>
        <w:t xml:space="preserve">Department of Economics, </w:t>
      </w:r>
      <w:r w:rsidRPr="00505A18">
        <w:rPr>
          <w:rFonts w:asciiTheme="majorHAnsi" w:hAnsiTheme="majorHAnsi" w:cstheme="majorHAnsi"/>
          <w:lang w:val="en-US"/>
        </w:rPr>
        <w:t xml:space="preserve">Stellenbosch University, Stellenbosch, South Africa [25732498@sun.ac.za]  </w:t>
      </w:r>
    </w:p>
  </w:footnote>
  <w:footnote w:id="3">
    <w:p w14:paraId="53985069" w14:textId="5E076050" w:rsidR="00EC47AF" w:rsidRPr="00505A18" w:rsidRDefault="00EC47AF" w:rsidP="00EC47AF">
      <w:pPr>
        <w:pStyle w:val="a5"/>
        <w:rPr>
          <w:rFonts w:asciiTheme="majorHAnsi" w:hAnsiTheme="majorHAnsi" w:cstheme="majorHAnsi"/>
          <w:lang w:val="en-US"/>
        </w:rPr>
      </w:pPr>
      <w:r w:rsidRPr="00505A18">
        <w:rPr>
          <w:rStyle w:val="a7"/>
          <w:rFonts w:asciiTheme="majorHAnsi" w:hAnsiTheme="majorHAnsi" w:cstheme="majorHAnsi"/>
        </w:rPr>
        <w:footnoteRef/>
      </w:r>
      <w:r w:rsidRPr="00505A18">
        <w:rPr>
          <w:rFonts w:asciiTheme="majorHAnsi" w:hAnsiTheme="majorHAnsi" w:cstheme="majorHAnsi"/>
        </w:rPr>
        <w:t xml:space="preserve"> </w:t>
      </w:r>
      <w:r w:rsidRPr="00505A18">
        <w:rPr>
          <w:rFonts w:asciiTheme="majorHAnsi" w:hAnsiTheme="majorHAnsi" w:cstheme="majorHAnsi"/>
          <w:lang w:val="en-US"/>
        </w:rPr>
        <w:t>UNU-WIDER, Helsinki, Finland</w:t>
      </w:r>
    </w:p>
  </w:footnote>
  <w:footnote w:id="4">
    <w:p w14:paraId="1551BAE4" w14:textId="77777777" w:rsidR="00EC47AF" w:rsidRPr="00505A18" w:rsidRDefault="00EC47AF" w:rsidP="00EC47AF">
      <w:pPr>
        <w:pStyle w:val="a5"/>
        <w:rPr>
          <w:rFonts w:asciiTheme="majorHAnsi" w:hAnsiTheme="majorHAnsi" w:cstheme="majorHAnsi"/>
          <w:lang w:val="en-US"/>
        </w:rPr>
      </w:pPr>
      <w:r w:rsidRPr="00505A18">
        <w:rPr>
          <w:rStyle w:val="a7"/>
          <w:rFonts w:asciiTheme="majorHAnsi" w:hAnsiTheme="majorHAnsi" w:cstheme="majorHAnsi"/>
        </w:rPr>
        <w:footnoteRef/>
      </w:r>
      <w:r w:rsidRPr="00505A18">
        <w:rPr>
          <w:rFonts w:asciiTheme="majorHAnsi" w:hAnsiTheme="majorHAnsi" w:cstheme="majorHAnsi"/>
        </w:rPr>
        <w:t xml:space="preserve"> </w:t>
      </w:r>
      <w:r w:rsidRPr="00892C7F">
        <w:rPr>
          <w:rFonts w:asciiTheme="majorHAnsi" w:hAnsiTheme="majorHAnsi" w:cstheme="majorHAnsi"/>
          <w:lang w:val="en-US"/>
        </w:rPr>
        <w:t>Institute of Labor Economics (IZA), Bonn, Germany</w:t>
      </w:r>
    </w:p>
  </w:footnote>
  <w:footnote w:id="5">
    <w:p w14:paraId="7B7B8222" w14:textId="77777777" w:rsidR="00EC47AF" w:rsidRPr="00505A18" w:rsidRDefault="00EC47AF" w:rsidP="00EC47AF">
      <w:pPr>
        <w:pStyle w:val="a5"/>
        <w:rPr>
          <w:rFonts w:asciiTheme="majorHAnsi" w:hAnsiTheme="majorHAnsi" w:cstheme="majorHAnsi"/>
          <w:lang w:val="en-US"/>
        </w:rPr>
      </w:pPr>
      <w:r w:rsidRPr="00505A18">
        <w:rPr>
          <w:rStyle w:val="a7"/>
          <w:rFonts w:asciiTheme="majorHAnsi" w:hAnsiTheme="majorHAnsi" w:cstheme="majorHAnsi"/>
        </w:rPr>
        <w:footnoteRef/>
      </w:r>
      <w:r w:rsidRPr="00505A18">
        <w:rPr>
          <w:rFonts w:asciiTheme="majorHAnsi" w:hAnsiTheme="majorHAnsi" w:cstheme="majorHAnsi"/>
        </w:rPr>
        <w:t xml:space="preserve"> </w:t>
      </w:r>
      <w:r>
        <w:rPr>
          <w:rFonts w:asciiTheme="majorHAnsi" w:hAnsiTheme="majorHAnsi" w:cstheme="majorHAnsi"/>
          <w:lang w:val="en-US"/>
        </w:rPr>
        <w:t>Pan-African Scientific Research Council</w:t>
      </w:r>
    </w:p>
  </w:footnote>
  <w:footnote w:id="6">
    <w:p w14:paraId="4C3C533A" w14:textId="77777777" w:rsidR="00EC47AF" w:rsidRPr="00505A18" w:rsidRDefault="00EC47AF" w:rsidP="00EC47AF">
      <w:pPr>
        <w:pStyle w:val="a5"/>
        <w:rPr>
          <w:lang w:val="en-US"/>
        </w:rPr>
      </w:pPr>
      <w:r w:rsidRPr="00505A18">
        <w:rPr>
          <w:rStyle w:val="a7"/>
          <w:rFonts w:asciiTheme="majorHAnsi" w:hAnsiTheme="majorHAnsi" w:cstheme="majorHAnsi"/>
        </w:rPr>
        <w:footnoteRef/>
      </w:r>
      <w:r w:rsidRPr="00505A18">
        <w:rPr>
          <w:rFonts w:asciiTheme="majorHAnsi" w:hAnsiTheme="majorHAnsi" w:cstheme="majorHAnsi"/>
        </w:rPr>
        <w:t xml:space="preserve"> </w:t>
      </w:r>
      <w:r w:rsidRPr="00505A18">
        <w:rPr>
          <w:rFonts w:asciiTheme="majorHAnsi" w:hAnsiTheme="majorHAnsi" w:cstheme="majorHAnsi"/>
          <w:lang w:val="en-US"/>
        </w:rPr>
        <w:t xml:space="preserve">Institute of Developing Economies, Japan </w:t>
      </w:r>
    </w:p>
  </w:footnote>
  <w:footnote w:id="7">
    <w:p w14:paraId="43826689" w14:textId="26274515" w:rsidR="00454FD1" w:rsidRPr="00454FD1" w:rsidRDefault="00454FD1">
      <w:pPr>
        <w:pStyle w:val="a5"/>
        <w:rPr>
          <w:lang w:val="en-US"/>
          <w:rPrChange w:id="321" w:author="marliespiek@icloud.com" w:date="2024-02-12T09:17:00Z">
            <w:rPr/>
          </w:rPrChange>
        </w:rPr>
      </w:pPr>
      <w:ins w:id="322" w:author="marliespiek@icloud.com" w:date="2024-02-12T09:17:00Z">
        <w:r>
          <w:rPr>
            <w:rStyle w:val="a7"/>
          </w:rPr>
          <w:footnoteRef/>
        </w:r>
        <w:r>
          <w:t xml:space="preserve"> </w:t>
        </w:r>
        <w:r w:rsidRPr="000B73C5">
          <w:rPr>
            <w:rFonts w:asciiTheme="majorHAnsi" w:hAnsiTheme="majorHAnsi" w:cstheme="majorHAnsi"/>
            <w:lang w:val="en-US"/>
            <w:rPrChange w:id="323" w:author="marliespiek@icloud.com" w:date="2024-02-12T09:20:00Z">
              <w:rPr>
                <w:lang w:val="en-US"/>
              </w:rPr>
            </w:rPrChange>
          </w:rPr>
          <w:t xml:space="preserve">The CIT </w:t>
        </w:r>
      </w:ins>
      <w:ins w:id="324" w:author="marliespiek@icloud.com" w:date="2024-02-12T09:18:00Z">
        <w:r w:rsidRPr="000B73C5">
          <w:rPr>
            <w:rFonts w:asciiTheme="majorHAnsi" w:hAnsiTheme="majorHAnsi" w:cstheme="majorHAnsi"/>
            <w:lang w:val="en-US"/>
            <w:rPrChange w:id="325" w:author="marliespiek@icloud.com" w:date="2024-02-12T09:20:00Z">
              <w:rPr>
                <w:lang w:val="en-US"/>
              </w:rPr>
            </w:rPrChange>
          </w:rPr>
          <w:t xml:space="preserve">data is captured via </w:t>
        </w:r>
        <w:r w:rsidR="00200214" w:rsidRPr="000B73C5">
          <w:rPr>
            <w:rFonts w:asciiTheme="majorHAnsi" w:hAnsiTheme="majorHAnsi" w:cstheme="majorHAnsi"/>
            <w:lang w:val="en-US"/>
            <w:rPrChange w:id="326" w:author="marliespiek@icloud.com" w:date="2024-02-12T09:20:00Z">
              <w:rPr>
                <w:lang w:val="en-US"/>
              </w:rPr>
            </w:rPrChange>
          </w:rPr>
          <w:t>the</w:t>
        </w:r>
        <w:r w:rsidRPr="000B73C5">
          <w:rPr>
            <w:rFonts w:asciiTheme="majorHAnsi" w:hAnsiTheme="majorHAnsi" w:cstheme="majorHAnsi"/>
            <w:lang w:val="en-US"/>
            <w:rPrChange w:id="327" w:author="marliespiek@icloud.com" w:date="2024-02-12T09:20:00Z">
              <w:rPr>
                <w:lang w:val="en-US"/>
              </w:rPr>
            </w:rPrChange>
          </w:rPr>
          <w:t xml:space="preserve"> IT</w:t>
        </w:r>
        <w:r w:rsidR="00200214" w:rsidRPr="000B73C5">
          <w:rPr>
            <w:rFonts w:asciiTheme="majorHAnsi" w:hAnsiTheme="majorHAnsi" w:cstheme="majorHAnsi"/>
            <w:lang w:val="en-US"/>
            <w:rPrChange w:id="328" w:author="marliespiek@icloud.com" w:date="2024-02-12T09:20:00Z">
              <w:rPr>
                <w:lang w:val="en-US"/>
              </w:rPr>
            </w:rPrChange>
          </w:rPr>
          <w:t>(R)</w:t>
        </w:r>
        <w:r w:rsidRPr="000B73C5">
          <w:rPr>
            <w:rFonts w:asciiTheme="majorHAnsi" w:hAnsiTheme="majorHAnsi" w:cstheme="majorHAnsi"/>
            <w:lang w:val="en-US"/>
            <w:rPrChange w:id="329" w:author="marliespiek@icloud.com" w:date="2024-02-12T09:20:00Z">
              <w:rPr>
                <w:lang w:val="en-US"/>
              </w:rPr>
            </w:rPrChange>
          </w:rPr>
          <w:t xml:space="preserve">14 form while the </w:t>
        </w:r>
        <w:r w:rsidR="00200214" w:rsidRPr="000B73C5">
          <w:rPr>
            <w:rFonts w:asciiTheme="majorHAnsi" w:hAnsiTheme="majorHAnsi" w:cstheme="majorHAnsi"/>
            <w:lang w:val="en-US"/>
            <w:rPrChange w:id="330" w:author="marliespiek@icloud.com" w:date="2024-02-12T09:20:00Z">
              <w:rPr>
                <w:lang w:val="en-US"/>
              </w:rPr>
            </w:rPrChange>
          </w:rPr>
          <w:t xml:space="preserve">employee income tax certificate is captured </w:t>
        </w:r>
      </w:ins>
      <w:ins w:id="331" w:author="marliespiek@icloud.com" w:date="2024-02-12T09:19:00Z">
        <w:r w:rsidR="00200214" w:rsidRPr="000B73C5">
          <w:rPr>
            <w:rFonts w:asciiTheme="majorHAnsi" w:hAnsiTheme="majorHAnsi" w:cstheme="majorHAnsi"/>
            <w:lang w:val="en-US"/>
            <w:rPrChange w:id="332" w:author="marliespiek@icloud.com" w:date="2024-02-12T09:20:00Z">
              <w:rPr>
                <w:lang w:val="en-US"/>
              </w:rPr>
            </w:rPrChange>
          </w:rPr>
          <w:t xml:space="preserve">via an IRP5 or IT3a form. </w:t>
        </w:r>
      </w:ins>
      <w:ins w:id="333" w:author="marliespiek@icloud.com" w:date="2024-02-12T09:20:00Z">
        <w:r w:rsidR="00E26A7C" w:rsidRPr="00E26A7C">
          <w:rPr>
            <w:rFonts w:asciiTheme="majorHAnsi" w:hAnsiTheme="majorHAnsi" w:cstheme="majorHAnsi"/>
            <w:lang w:val="en-US"/>
          </w:rPr>
          <w:t>See Kerr (2018) and Pieterse et al. (2018) for a detailed description of the dataset</w:t>
        </w:r>
        <w:r w:rsidR="00E871DB">
          <w:rPr>
            <w:rFonts w:asciiTheme="majorHAnsi" w:hAnsiTheme="majorHAnsi" w:cstheme="majorHAnsi"/>
            <w:lang w:val="en-US"/>
          </w:rPr>
          <w:t>s</w:t>
        </w:r>
        <w:r w:rsidR="00E26A7C" w:rsidRPr="00E26A7C">
          <w:rPr>
            <w:rFonts w:asciiTheme="majorHAnsi" w:hAnsiTheme="majorHAnsi" w:cstheme="majorHAnsi"/>
            <w:lang w:val="en-US"/>
          </w:rP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BA16"/>
    <w:multiLevelType w:val="hybridMultilevel"/>
    <w:tmpl w:val="462A2058"/>
    <w:lvl w:ilvl="0" w:tplc="204EC26C">
      <w:start w:val="1"/>
      <w:numFmt w:val="lowerRoman"/>
      <w:lvlText w:val="%1)"/>
      <w:lvlJc w:val="left"/>
      <w:pPr>
        <w:ind w:left="720" w:hanging="360"/>
      </w:pPr>
    </w:lvl>
    <w:lvl w:ilvl="1" w:tplc="654A4398">
      <w:start w:val="1"/>
      <w:numFmt w:val="lowerLetter"/>
      <w:lvlText w:val="%2."/>
      <w:lvlJc w:val="left"/>
      <w:pPr>
        <w:ind w:left="1440" w:hanging="360"/>
      </w:pPr>
    </w:lvl>
    <w:lvl w:ilvl="2" w:tplc="B4B04CA4">
      <w:start w:val="1"/>
      <w:numFmt w:val="lowerRoman"/>
      <w:lvlText w:val="%3."/>
      <w:lvlJc w:val="right"/>
      <w:pPr>
        <w:ind w:left="2160" w:hanging="180"/>
      </w:pPr>
    </w:lvl>
    <w:lvl w:ilvl="3" w:tplc="8A4E48EA">
      <w:start w:val="1"/>
      <w:numFmt w:val="decimal"/>
      <w:lvlText w:val="%4."/>
      <w:lvlJc w:val="left"/>
      <w:pPr>
        <w:ind w:left="2880" w:hanging="360"/>
      </w:pPr>
    </w:lvl>
    <w:lvl w:ilvl="4" w:tplc="87C2AD40">
      <w:start w:val="1"/>
      <w:numFmt w:val="lowerLetter"/>
      <w:lvlText w:val="%5."/>
      <w:lvlJc w:val="left"/>
      <w:pPr>
        <w:ind w:left="3600" w:hanging="360"/>
      </w:pPr>
    </w:lvl>
    <w:lvl w:ilvl="5" w:tplc="16006434">
      <w:start w:val="1"/>
      <w:numFmt w:val="lowerRoman"/>
      <w:lvlText w:val="%6."/>
      <w:lvlJc w:val="right"/>
      <w:pPr>
        <w:ind w:left="4320" w:hanging="180"/>
      </w:pPr>
    </w:lvl>
    <w:lvl w:ilvl="6" w:tplc="78060A54">
      <w:start w:val="1"/>
      <w:numFmt w:val="decimal"/>
      <w:lvlText w:val="%7."/>
      <w:lvlJc w:val="left"/>
      <w:pPr>
        <w:ind w:left="5040" w:hanging="360"/>
      </w:pPr>
    </w:lvl>
    <w:lvl w:ilvl="7" w:tplc="7D20C4CA">
      <w:start w:val="1"/>
      <w:numFmt w:val="lowerLetter"/>
      <w:lvlText w:val="%8."/>
      <w:lvlJc w:val="left"/>
      <w:pPr>
        <w:ind w:left="5760" w:hanging="360"/>
      </w:pPr>
    </w:lvl>
    <w:lvl w:ilvl="8" w:tplc="FF26EE60">
      <w:start w:val="1"/>
      <w:numFmt w:val="lowerRoman"/>
      <w:lvlText w:val="%9."/>
      <w:lvlJc w:val="right"/>
      <w:pPr>
        <w:ind w:left="6480" w:hanging="180"/>
      </w:pPr>
    </w:lvl>
  </w:abstractNum>
  <w:abstractNum w:abstractNumId="1" w15:restartNumberingAfterBreak="0">
    <w:nsid w:val="074B08F6"/>
    <w:multiLevelType w:val="hybridMultilevel"/>
    <w:tmpl w:val="E3BA04B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576CB3"/>
    <w:multiLevelType w:val="hybridMultilevel"/>
    <w:tmpl w:val="CD2818B0"/>
    <w:lvl w:ilvl="0" w:tplc="2B6296E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F459D2"/>
    <w:multiLevelType w:val="hybridMultilevel"/>
    <w:tmpl w:val="46B03598"/>
    <w:lvl w:ilvl="0" w:tplc="D04A36D0">
      <w:start w:val="1"/>
      <w:numFmt w:val="lowerLetter"/>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4" w15:restartNumberingAfterBreak="0">
    <w:nsid w:val="0B620554"/>
    <w:multiLevelType w:val="hybridMultilevel"/>
    <w:tmpl w:val="2FA2BE78"/>
    <w:lvl w:ilvl="0" w:tplc="BC86F0D0">
      <w:start w:val="1"/>
      <w:numFmt w:val="lowerRoman"/>
      <w:lvlText w:val="%1."/>
      <w:lvlJc w:val="right"/>
      <w:pPr>
        <w:ind w:left="720" w:hanging="360"/>
      </w:pPr>
    </w:lvl>
    <w:lvl w:ilvl="1" w:tplc="02108320">
      <w:start w:val="1"/>
      <w:numFmt w:val="lowerLetter"/>
      <w:lvlText w:val="%2."/>
      <w:lvlJc w:val="left"/>
      <w:pPr>
        <w:ind w:left="1440" w:hanging="360"/>
      </w:pPr>
    </w:lvl>
    <w:lvl w:ilvl="2" w:tplc="CE88E5C2">
      <w:start w:val="1"/>
      <w:numFmt w:val="lowerRoman"/>
      <w:lvlText w:val="%3."/>
      <w:lvlJc w:val="right"/>
      <w:pPr>
        <w:ind w:left="2160" w:hanging="180"/>
      </w:pPr>
    </w:lvl>
    <w:lvl w:ilvl="3" w:tplc="D1A07C24">
      <w:start w:val="1"/>
      <w:numFmt w:val="decimal"/>
      <w:lvlText w:val="%4."/>
      <w:lvlJc w:val="left"/>
      <w:pPr>
        <w:ind w:left="2880" w:hanging="360"/>
      </w:pPr>
    </w:lvl>
    <w:lvl w:ilvl="4" w:tplc="E18AE8CC">
      <w:start w:val="1"/>
      <w:numFmt w:val="lowerLetter"/>
      <w:lvlText w:val="%5."/>
      <w:lvlJc w:val="left"/>
      <w:pPr>
        <w:ind w:left="3600" w:hanging="360"/>
      </w:pPr>
    </w:lvl>
    <w:lvl w:ilvl="5" w:tplc="6BBA3C94">
      <w:start w:val="1"/>
      <w:numFmt w:val="lowerRoman"/>
      <w:lvlText w:val="%6."/>
      <w:lvlJc w:val="right"/>
      <w:pPr>
        <w:ind w:left="4320" w:hanging="180"/>
      </w:pPr>
    </w:lvl>
    <w:lvl w:ilvl="6" w:tplc="6486E152">
      <w:start w:val="1"/>
      <w:numFmt w:val="decimal"/>
      <w:lvlText w:val="%7."/>
      <w:lvlJc w:val="left"/>
      <w:pPr>
        <w:ind w:left="5040" w:hanging="360"/>
      </w:pPr>
    </w:lvl>
    <w:lvl w:ilvl="7" w:tplc="8C1A334C">
      <w:start w:val="1"/>
      <w:numFmt w:val="lowerLetter"/>
      <w:lvlText w:val="%8."/>
      <w:lvlJc w:val="left"/>
      <w:pPr>
        <w:ind w:left="5760" w:hanging="360"/>
      </w:pPr>
    </w:lvl>
    <w:lvl w:ilvl="8" w:tplc="35FA2554">
      <w:start w:val="1"/>
      <w:numFmt w:val="lowerRoman"/>
      <w:lvlText w:val="%9."/>
      <w:lvlJc w:val="right"/>
      <w:pPr>
        <w:ind w:left="6480" w:hanging="180"/>
      </w:pPr>
    </w:lvl>
  </w:abstractNum>
  <w:abstractNum w:abstractNumId="5" w15:restartNumberingAfterBreak="0">
    <w:nsid w:val="0D5A7722"/>
    <w:multiLevelType w:val="hybridMultilevel"/>
    <w:tmpl w:val="239C66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42383"/>
    <w:multiLevelType w:val="hybridMultilevel"/>
    <w:tmpl w:val="855A5048"/>
    <w:lvl w:ilvl="0" w:tplc="3E4089BE">
      <w:start w:val="1"/>
      <w:numFmt w:val="bullet"/>
      <w:lvlText w:val=""/>
      <w:lvlJc w:val="left"/>
      <w:pPr>
        <w:ind w:left="720" w:hanging="360"/>
      </w:pPr>
      <w:rPr>
        <w:rFonts w:ascii="Symbol" w:hAnsi="Symbol" w:hint="default"/>
      </w:rPr>
    </w:lvl>
    <w:lvl w:ilvl="1" w:tplc="D08C3648">
      <w:start w:val="1"/>
      <w:numFmt w:val="bullet"/>
      <w:lvlText w:val="o"/>
      <w:lvlJc w:val="left"/>
      <w:pPr>
        <w:ind w:left="1440" w:hanging="360"/>
      </w:pPr>
      <w:rPr>
        <w:rFonts w:ascii="Courier New" w:hAnsi="Courier New" w:hint="default"/>
      </w:rPr>
    </w:lvl>
    <w:lvl w:ilvl="2" w:tplc="E70EC676">
      <w:start w:val="1"/>
      <w:numFmt w:val="bullet"/>
      <w:lvlText w:val=""/>
      <w:lvlJc w:val="left"/>
      <w:pPr>
        <w:ind w:left="2160" w:hanging="360"/>
      </w:pPr>
      <w:rPr>
        <w:rFonts w:ascii="Wingdings" w:hAnsi="Wingdings" w:hint="default"/>
      </w:rPr>
    </w:lvl>
    <w:lvl w:ilvl="3" w:tplc="16B46496">
      <w:start w:val="1"/>
      <w:numFmt w:val="bullet"/>
      <w:lvlText w:val=""/>
      <w:lvlJc w:val="left"/>
      <w:pPr>
        <w:ind w:left="2880" w:hanging="360"/>
      </w:pPr>
      <w:rPr>
        <w:rFonts w:ascii="Symbol" w:hAnsi="Symbol" w:hint="default"/>
      </w:rPr>
    </w:lvl>
    <w:lvl w:ilvl="4" w:tplc="50DA2EEE">
      <w:start w:val="1"/>
      <w:numFmt w:val="bullet"/>
      <w:lvlText w:val="o"/>
      <w:lvlJc w:val="left"/>
      <w:pPr>
        <w:ind w:left="3600" w:hanging="360"/>
      </w:pPr>
      <w:rPr>
        <w:rFonts w:ascii="Courier New" w:hAnsi="Courier New" w:hint="default"/>
      </w:rPr>
    </w:lvl>
    <w:lvl w:ilvl="5" w:tplc="BFAE2DA4">
      <w:start w:val="1"/>
      <w:numFmt w:val="bullet"/>
      <w:lvlText w:val=""/>
      <w:lvlJc w:val="left"/>
      <w:pPr>
        <w:ind w:left="4320" w:hanging="360"/>
      </w:pPr>
      <w:rPr>
        <w:rFonts w:ascii="Wingdings" w:hAnsi="Wingdings" w:hint="default"/>
      </w:rPr>
    </w:lvl>
    <w:lvl w:ilvl="6" w:tplc="38F0DA7C">
      <w:start w:val="1"/>
      <w:numFmt w:val="bullet"/>
      <w:lvlText w:val=""/>
      <w:lvlJc w:val="left"/>
      <w:pPr>
        <w:ind w:left="5040" w:hanging="360"/>
      </w:pPr>
      <w:rPr>
        <w:rFonts w:ascii="Symbol" w:hAnsi="Symbol" w:hint="default"/>
      </w:rPr>
    </w:lvl>
    <w:lvl w:ilvl="7" w:tplc="76CA94BE">
      <w:start w:val="1"/>
      <w:numFmt w:val="bullet"/>
      <w:lvlText w:val="o"/>
      <w:lvlJc w:val="left"/>
      <w:pPr>
        <w:ind w:left="5760" w:hanging="360"/>
      </w:pPr>
      <w:rPr>
        <w:rFonts w:ascii="Courier New" w:hAnsi="Courier New" w:hint="default"/>
      </w:rPr>
    </w:lvl>
    <w:lvl w:ilvl="8" w:tplc="E8B89A7E">
      <w:start w:val="1"/>
      <w:numFmt w:val="bullet"/>
      <w:lvlText w:val=""/>
      <w:lvlJc w:val="left"/>
      <w:pPr>
        <w:ind w:left="6480" w:hanging="360"/>
      </w:pPr>
      <w:rPr>
        <w:rFonts w:ascii="Wingdings" w:hAnsi="Wingdings" w:hint="default"/>
      </w:rPr>
    </w:lvl>
  </w:abstractNum>
  <w:abstractNum w:abstractNumId="7" w15:restartNumberingAfterBreak="0">
    <w:nsid w:val="11DD0103"/>
    <w:multiLevelType w:val="hybridMultilevel"/>
    <w:tmpl w:val="E3BA04B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EF32F5"/>
    <w:multiLevelType w:val="hybridMultilevel"/>
    <w:tmpl w:val="7C0ECAA2"/>
    <w:lvl w:ilvl="0" w:tplc="67FE0DF6">
      <w:start w:val="1"/>
      <w:numFmt w:val="upperRoman"/>
      <w:lvlText w:val="%1."/>
      <w:lvlJc w:val="right"/>
      <w:pPr>
        <w:ind w:left="720" w:hanging="360"/>
      </w:pPr>
    </w:lvl>
    <w:lvl w:ilvl="1" w:tplc="F09C4F46">
      <w:start w:val="1"/>
      <w:numFmt w:val="lowerLetter"/>
      <w:lvlText w:val="%2."/>
      <w:lvlJc w:val="left"/>
      <w:pPr>
        <w:ind w:left="1440" w:hanging="360"/>
      </w:pPr>
    </w:lvl>
    <w:lvl w:ilvl="2" w:tplc="8A0A0F4A">
      <w:start w:val="1"/>
      <w:numFmt w:val="lowerRoman"/>
      <w:lvlText w:val="%3."/>
      <w:lvlJc w:val="right"/>
      <w:pPr>
        <w:ind w:left="2160" w:hanging="180"/>
      </w:pPr>
    </w:lvl>
    <w:lvl w:ilvl="3" w:tplc="F6C8FC2C">
      <w:start w:val="1"/>
      <w:numFmt w:val="decimal"/>
      <w:lvlText w:val="%4."/>
      <w:lvlJc w:val="left"/>
      <w:pPr>
        <w:ind w:left="2880" w:hanging="360"/>
      </w:pPr>
    </w:lvl>
    <w:lvl w:ilvl="4" w:tplc="DE701EDE">
      <w:start w:val="1"/>
      <w:numFmt w:val="lowerLetter"/>
      <w:lvlText w:val="%5."/>
      <w:lvlJc w:val="left"/>
      <w:pPr>
        <w:ind w:left="3600" w:hanging="360"/>
      </w:pPr>
    </w:lvl>
    <w:lvl w:ilvl="5" w:tplc="7640E318">
      <w:start w:val="1"/>
      <w:numFmt w:val="lowerRoman"/>
      <w:lvlText w:val="%6."/>
      <w:lvlJc w:val="right"/>
      <w:pPr>
        <w:ind w:left="4320" w:hanging="180"/>
      </w:pPr>
    </w:lvl>
    <w:lvl w:ilvl="6" w:tplc="8C60CF0A">
      <w:start w:val="1"/>
      <w:numFmt w:val="decimal"/>
      <w:lvlText w:val="%7."/>
      <w:lvlJc w:val="left"/>
      <w:pPr>
        <w:ind w:left="5040" w:hanging="360"/>
      </w:pPr>
    </w:lvl>
    <w:lvl w:ilvl="7" w:tplc="5218CFF4">
      <w:start w:val="1"/>
      <w:numFmt w:val="lowerLetter"/>
      <w:lvlText w:val="%8."/>
      <w:lvlJc w:val="left"/>
      <w:pPr>
        <w:ind w:left="5760" w:hanging="360"/>
      </w:pPr>
    </w:lvl>
    <w:lvl w:ilvl="8" w:tplc="4484050C">
      <w:start w:val="1"/>
      <w:numFmt w:val="lowerRoman"/>
      <w:lvlText w:val="%9."/>
      <w:lvlJc w:val="right"/>
      <w:pPr>
        <w:ind w:left="6480" w:hanging="180"/>
      </w:pPr>
    </w:lvl>
  </w:abstractNum>
  <w:abstractNum w:abstractNumId="9" w15:restartNumberingAfterBreak="0">
    <w:nsid w:val="12F172DA"/>
    <w:multiLevelType w:val="hybridMultilevel"/>
    <w:tmpl w:val="48E85C14"/>
    <w:lvl w:ilvl="0" w:tplc="E9B2D544">
      <w:start w:val="1"/>
      <w:numFmt w:val="upperLetter"/>
      <w:lvlText w:val="%1)"/>
      <w:lvlJc w:val="left"/>
      <w:pPr>
        <w:ind w:left="720" w:hanging="360"/>
      </w:pPr>
    </w:lvl>
    <w:lvl w:ilvl="1" w:tplc="4C804DAA">
      <w:start w:val="1"/>
      <w:numFmt w:val="lowerLetter"/>
      <w:lvlText w:val="%2."/>
      <w:lvlJc w:val="left"/>
      <w:pPr>
        <w:ind w:left="1440" w:hanging="360"/>
      </w:pPr>
    </w:lvl>
    <w:lvl w:ilvl="2" w:tplc="D6CABEB8">
      <w:start w:val="1"/>
      <w:numFmt w:val="lowerRoman"/>
      <w:lvlText w:val="%3."/>
      <w:lvlJc w:val="right"/>
      <w:pPr>
        <w:ind w:left="2160" w:hanging="180"/>
      </w:pPr>
    </w:lvl>
    <w:lvl w:ilvl="3" w:tplc="1AD4B2B6">
      <w:start w:val="1"/>
      <w:numFmt w:val="decimal"/>
      <w:lvlText w:val="%4."/>
      <w:lvlJc w:val="left"/>
      <w:pPr>
        <w:ind w:left="2880" w:hanging="360"/>
      </w:pPr>
    </w:lvl>
    <w:lvl w:ilvl="4" w:tplc="95D0FA6C">
      <w:start w:val="1"/>
      <w:numFmt w:val="lowerLetter"/>
      <w:lvlText w:val="%5."/>
      <w:lvlJc w:val="left"/>
      <w:pPr>
        <w:ind w:left="3600" w:hanging="360"/>
      </w:pPr>
    </w:lvl>
    <w:lvl w:ilvl="5" w:tplc="AE5EF776">
      <w:start w:val="1"/>
      <w:numFmt w:val="lowerRoman"/>
      <w:lvlText w:val="%6."/>
      <w:lvlJc w:val="right"/>
      <w:pPr>
        <w:ind w:left="4320" w:hanging="180"/>
      </w:pPr>
    </w:lvl>
    <w:lvl w:ilvl="6" w:tplc="FCEC8C50">
      <w:start w:val="1"/>
      <w:numFmt w:val="decimal"/>
      <w:lvlText w:val="%7."/>
      <w:lvlJc w:val="left"/>
      <w:pPr>
        <w:ind w:left="5040" w:hanging="360"/>
      </w:pPr>
    </w:lvl>
    <w:lvl w:ilvl="7" w:tplc="54A83BE4">
      <w:start w:val="1"/>
      <w:numFmt w:val="lowerLetter"/>
      <w:lvlText w:val="%8."/>
      <w:lvlJc w:val="left"/>
      <w:pPr>
        <w:ind w:left="5760" w:hanging="360"/>
      </w:pPr>
    </w:lvl>
    <w:lvl w:ilvl="8" w:tplc="1AF2FD6E">
      <w:start w:val="1"/>
      <w:numFmt w:val="lowerRoman"/>
      <w:lvlText w:val="%9."/>
      <w:lvlJc w:val="right"/>
      <w:pPr>
        <w:ind w:left="6480" w:hanging="180"/>
      </w:pPr>
    </w:lvl>
  </w:abstractNum>
  <w:abstractNum w:abstractNumId="10" w15:restartNumberingAfterBreak="0">
    <w:nsid w:val="175FF0EF"/>
    <w:multiLevelType w:val="hybridMultilevel"/>
    <w:tmpl w:val="DEE44C00"/>
    <w:lvl w:ilvl="0" w:tplc="FFFFFFFF">
      <w:start w:val="1"/>
      <w:numFmt w:val="lowerLetter"/>
      <w:lvlText w:val="%1)"/>
      <w:lvlJc w:val="left"/>
      <w:pPr>
        <w:ind w:left="720" w:hanging="360"/>
      </w:pPr>
    </w:lvl>
    <w:lvl w:ilvl="1" w:tplc="B9C8B2CA">
      <w:start w:val="1"/>
      <w:numFmt w:val="lowerLetter"/>
      <w:lvlText w:val="%2."/>
      <w:lvlJc w:val="left"/>
      <w:pPr>
        <w:ind w:left="1440" w:hanging="360"/>
      </w:pPr>
    </w:lvl>
    <w:lvl w:ilvl="2" w:tplc="9126D9BC">
      <w:start w:val="1"/>
      <w:numFmt w:val="lowerRoman"/>
      <w:lvlText w:val="%3."/>
      <w:lvlJc w:val="right"/>
      <w:pPr>
        <w:ind w:left="2160" w:hanging="180"/>
      </w:pPr>
    </w:lvl>
    <w:lvl w:ilvl="3" w:tplc="8D8CCC3C">
      <w:start w:val="1"/>
      <w:numFmt w:val="decimal"/>
      <w:lvlText w:val="%4."/>
      <w:lvlJc w:val="left"/>
      <w:pPr>
        <w:ind w:left="2880" w:hanging="360"/>
      </w:pPr>
    </w:lvl>
    <w:lvl w:ilvl="4" w:tplc="CACC67D2">
      <w:start w:val="1"/>
      <w:numFmt w:val="lowerLetter"/>
      <w:lvlText w:val="%5."/>
      <w:lvlJc w:val="left"/>
      <w:pPr>
        <w:ind w:left="3600" w:hanging="360"/>
      </w:pPr>
    </w:lvl>
    <w:lvl w:ilvl="5" w:tplc="3D6A6FE6">
      <w:start w:val="1"/>
      <w:numFmt w:val="lowerRoman"/>
      <w:lvlText w:val="%6."/>
      <w:lvlJc w:val="right"/>
      <w:pPr>
        <w:ind w:left="4320" w:hanging="180"/>
      </w:pPr>
    </w:lvl>
    <w:lvl w:ilvl="6" w:tplc="3126EE6A">
      <w:start w:val="1"/>
      <w:numFmt w:val="decimal"/>
      <w:lvlText w:val="%7."/>
      <w:lvlJc w:val="left"/>
      <w:pPr>
        <w:ind w:left="5040" w:hanging="360"/>
      </w:pPr>
    </w:lvl>
    <w:lvl w:ilvl="7" w:tplc="FD2AE320">
      <w:start w:val="1"/>
      <w:numFmt w:val="lowerLetter"/>
      <w:lvlText w:val="%8."/>
      <w:lvlJc w:val="left"/>
      <w:pPr>
        <w:ind w:left="5760" w:hanging="360"/>
      </w:pPr>
    </w:lvl>
    <w:lvl w:ilvl="8" w:tplc="E8E08E6A">
      <w:start w:val="1"/>
      <w:numFmt w:val="lowerRoman"/>
      <w:lvlText w:val="%9."/>
      <w:lvlJc w:val="right"/>
      <w:pPr>
        <w:ind w:left="6480" w:hanging="180"/>
      </w:pPr>
    </w:lvl>
  </w:abstractNum>
  <w:abstractNum w:abstractNumId="11" w15:restartNumberingAfterBreak="0">
    <w:nsid w:val="18E1EEE7"/>
    <w:multiLevelType w:val="hybridMultilevel"/>
    <w:tmpl w:val="FFFFFFFF"/>
    <w:lvl w:ilvl="0" w:tplc="1C1CD49A">
      <w:start w:val="1"/>
      <w:numFmt w:val="lowerRoman"/>
      <w:lvlText w:val="%1)"/>
      <w:lvlJc w:val="left"/>
      <w:pPr>
        <w:ind w:left="720" w:hanging="360"/>
      </w:pPr>
    </w:lvl>
    <w:lvl w:ilvl="1" w:tplc="8F6C9574">
      <w:start w:val="1"/>
      <w:numFmt w:val="lowerLetter"/>
      <w:lvlText w:val="%2."/>
      <w:lvlJc w:val="left"/>
      <w:pPr>
        <w:ind w:left="1440" w:hanging="360"/>
      </w:pPr>
    </w:lvl>
    <w:lvl w:ilvl="2" w:tplc="17EC03AC">
      <w:start w:val="1"/>
      <w:numFmt w:val="lowerRoman"/>
      <w:lvlText w:val="%3."/>
      <w:lvlJc w:val="right"/>
      <w:pPr>
        <w:ind w:left="2160" w:hanging="180"/>
      </w:pPr>
    </w:lvl>
    <w:lvl w:ilvl="3" w:tplc="47E48880">
      <w:start w:val="1"/>
      <w:numFmt w:val="decimal"/>
      <w:lvlText w:val="%4."/>
      <w:lvlJc w:val="left"/>
      <w:pPr>
        <w:ind w:left="2880" w:hanging="360"/>
      </w:pPr>
    </w:lvl>
    <w:lvl w:ilvl="4" w:tplc="FBEAC82E">
      <w:start w:val="1"/>
      <w:numFmt w:val="lowerLetter"/>
      <w:lvlText w:val="%5."/>
      <w:lvlJc w:val="left"/>
      <w:pPr>
        <w:ind w:left="3600" w:hanging="360"/>
      </w:pPr>
    </w:lvl>
    <w:lvl w:ilvl="5" w:tplc="1A300EA2">
      <w:start w:val="1"/>
      <w:numFmt w:val="lowerRoman"/>
      <w:lvlText w:val="%6."/>
      <w:lvlJc w:val="right"/>
      <w:pPr>
        <w:ind w:left="4320" w:hanging="180"/>
      </w:pPr>
    </w:lvl>
    <w:lvl w:ilvl="6" w:tplc="B0A07CC0">
      <w:start w:val="1"/>
      <w:numFmt w:val="decimal"/>
      <w:lvlText w:val="%7."/>
      <w:lvlJc w:val="left"/>
      <w:pPr>
        <w:ind w:left="5040" w:hanging="360"/>
      </w:pPr>
    </w:lvl>
    <w:lvl w:ilvl="7" w:tplc="772EA420">
      <w:start w:val="1"/>
      <w:numFmt w:val="lowerLetter"/>
      <w:lvlText w:val="%8."/>
      <w:lvlJc w:val="left"/>
      <w:pPr>
        <w:ind w:left="5760" w:hanging="360"/>
      </w:pPr>
    </w:lvl>
    <w:lvl w:ilvl="8" w:tplc="02803E5A">
      <w:start w:val="1"/>
      <w:numFmt w:val="lowerRoman"/>
      <w:lvlText w:val="%9."/>
      <w:lvlJc w:val="right"/>
      <w:pPr>
        <w:ind w:left="6480" w:hanging="180"/>
      </w:pPr>
    </w:lvl>
  </w:abstractNum>
  <w:abstractNum w:abstractNumId="12" w15:restartNumberingAfterBreak="0">
    <w:nsid w:val="1A13AED1"/>
    <w:multiLevelType w:val="hybridMultilevel"/>
    <w:tmpl w:val="3D30A5BE"/>
    <w:lvl w:ilvl="0" w:tplc="11600FEC">
      <w:start w:val="1"/>
      <w:numFmt w:val="lowerLetter"/>
      <w:lvlText w:val="%1)"/>
      <w:lvlJc w:val="left"/>
      <w:pPr>
        <w:ind w:left="720" w:hanging="360"/>
      </w:pPr>
    </w:lvl>
    <w:lvl w:ilvl="1" w:tplc="43EC2000">
      <w:start w:val="1"/>
      <w:numFmt w:val="lowerLetter"/>
      <w:lvlText w:val="%2."/>
      <w:lvlJc w:val="left"/>
      <w:pPr>
        <w:ind w:left="1440" w:hanging="360"/>
      </w:pPr>
    </w:lvl>
    <w:lvl w:ilvl="2" w:tplc="FB44EC62">
      <w:start w:val="1"/>
      <w:numFmt w:val="lowerRoman"/>
      <w:lvlText w:val="%3."/>
      <w:lvlJc w:val="right"/>
      <w:pPr>
        <w:ind w:left="2160" w:hanging="180"/>
      </w:pPr>
    </w:lvl>
    <w:lvl w:ilvl="3" w:tplc="1348ED3E">
      <w:start w:val="1"/>
      <w:numFmt w:val="decimal"/>
      <w:lvlText w:val="%4."/>
      <w:lvlJc w:val="left"/>
      <w:pPr>
        <w:ind w:left="2880" w:hanging="360"/>
      </w:pPr>
    </w:lvl>
    <w:lvl w:ilvl="4" w:tplc="E32812EA">
      <w:start w:val="1"/>
      <w:numFmt w:val="lowerLetter"/>
      <w:lvlText w:val="%5."/>
      <w:lvlJc w:val="left"/>
      <w:pPr>
        <w:ind w:left="3600" w:hanging="360"/>
      </w:pPr>
    </w:lvl>
    <w:lvl w:ilvl="5" w:tplc="EBBC296E">
      <w:start w:val="1"/>
      <w:numFmt w:val="lowerRoman"/>
      <w:lvlText w:val="%6."/>
      <w:lvlJc w:val="right"/>
      <w:pPr>
        <w:ind w:left="4320" w:hanging="180"/>
      </w:pPr>
    </w:lvl>
    <w:lvl w:ilvl="6" w:tplc="C3983E6A">
      <w:start w:val="1"/>
      <w:numFmt w:val="decimal"/>
      <w:lvlText w:val="%7."/>
      <w:lvlJc w:val="left"/>
      <w:pPr>
        <w:ind w:left="5040" w:hanging="360"/>
      </w:pPr>
    </w:lvl>
    <w:lvl w:ilvl="7" w:tplc="EF60D7B8">
      <w:start w:val="1"/>
      <w:numFmt w:val="lowerLetter"/>
      <w:lvlText w:val="%8."/>
      <w:lvlJc w:val="left"/>
      <w:pPr>
        <w:ind w:left="5760" w:hanging="360"/>
      </w:pPr>
    </w:lvl>
    <w:lvl w:ilvl="8" w:tplc="5EA68B20">
      <w:start w:val="1"/>
      <w:numFmt w:val="lowerRoman"/>
      <w:lvlText w:val="%9."/>
      <w:lvlJc w:val="right"/>
      <w:pPr>
        <w:ind w:left="6480" w:hanging="180"/>
      </w:pPr>
    </w:lvl>
  </w:abstractNum>
  <w:abstractNum w:abstractNumId="13" w15:restartNumberingAfterBreak="0">
    <w:nsid w:val="1CF940B1"/>
    <w:multiLevelType w:val="hybridMultilevel"/>
    <w:tmpl w:val="DD4403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3C60B"/>
    <w:multiLevelType w:val="hybridMultilevel"/>
    <w:tmpl w:val="88E2D6C8"/>
    <w:lvl w:ilvl="0" w:tplc="5C2460BE">
      <w:start w:val="1"/>
      <w:numFmt w:val="lowerLetter"/>
      <w:lvlText w:val="%1)"/>
      <w:lvlJc w:val="left"/>
      <w:pPr>
        <w:ind w:left="720" w:hanging="360"/>
      </w:pPr>
    </w:lvl>
    <w:lvl w:ilvl="1" w:tplc="D89A1A3E">
      <w:start w:val="1"/>
      <w:numFmt w:val="lowerLetter"/>
      <w:lvlText w:val="%2."/>
      <w:lvlJc w:val="left"/>
      <w:pPr>
        <w:ind w:left="1440" w:hanging="360"/>
      </w:pPr>
    </w:lvl>
    <w:lvl w:ilvl="2" w:tplc="072EB084">
      <w:start w:val="1"/>
      <w:numFmt w:val="lowerRoman"/>
      <w:lvlText w:val="%3."/>
      <w:lvlJc w:val="right"/>
      <w:pPr>
        <w:ind w:left="2160" w:hanging="180"/>
      </w:pPr>
    </w:lvl>
    <w:lvl w:ilvl="3" w:tplc="634CEF96">
      <w:start w:val="1"/>
      <w:numFmt w:val="decimal"/>
      <w:lvlText w:val="%4."/>
      <w:lvlJc w:val="left"/>
      <w:pPr>
        <w:ind w:left="2880" w:hanging="360"/>
      </w:pPr>
    </w:lvl>
    <w:lvl w:ilvl="4" w:tplc="F41EB68C">
      <w:start w:val="1"/>
      <w:numFmt w:val="lowerLetter"/>
      <w:lvlText w:val="%5."/>
      <w:lvlJc w:val="left"/>
      <w:pPr>
        <w:ind w:left="3600" w:hanging="360"/>
      </w:pPr>
    </w:lvl>
    <w:lvl w:ilvl="5" w:tplc="885A8E30">
      <w:start w:val="1"/>
      <w:numFmt w:val="lowerRoman"/>
      <w:lvlText w:val="%6."/>
      <w:lvlJc w:val="right"/>
      <w:pPr>
        <w:ind w:left="4320" w:hanging="180"/>
      </w:pPr>
    </w:lvl>
    <w:lvl w:ilvl="6" w:tplc="2BFCE4C2">
      <w:start w:val="1"/>
      <w:numFmt w:val="decimal"/>
      <w:lvlText w:val="%7."/>
      <w:lvlJc w:val="left"/>
      <w:pPr>
        <w:ind w:left="5040" w:hanging="360"/>
      </w:pPr>
    </w:lvl>
    <w:lvl w:ilvl="7" w:tplc="84CCF582">
      <w:start w:val="1"/>
      <w:numFmt w:val="lowerLetter"/>
      <w:lvlText w:val="%8."/>
      <w:lvlJc w:val="left"/>
      <w:pPr>
        <w:ind w:left="5760" w:hanging="360"/>
      </w:pPr>
    </w:lvl>
    <w:lvl w:ilvl="8" w:tplc="3C283EFA">
      <w:start w:val="1"/>
      <w:numFmt w:val="lowerRoman"/>
      <w:lvlText w:val="%9."/>
      <w:lvlJc w:val="right"/>
      <w:pPr>
        <w:ind w:left="6480" w:hanging="180"/>
      </w:pPr>
    </w:lvl>
  </w:abstractNum>
  <w:abstractNum w:abstractNumId="15" w15:restartNumberingAfterBreak="0">
    <w:nsid w:val="20DF1610"/>
    <w:multiLevelType w:val="hybridMultilevel"/>
    <w:tmpl w:val="FFFFFFFF"/>
    <w:lvl w:ilvl="0" w:tplc="03344430">
      <w:start w:val="1"/>
      <w:numFmt w:val="upperRoman"/>
      <w:lvlText w:val="%1)"/>
      <w:lvlJc w:val="left"/>
      <w:pPr>
        <w:ind w:left="720" w:hanging="360"/>
      </w:pPr>
    </w:lvl>
    <w:lvl w:ilvl="1" w:tplc="3C88B34C">
      <w:start w:val="1"/>
      <w:numFmt w:val="lowerLetter"/>
      <w:lvlText w:val="%2."/>
      <w:lvlJc w:val="left"/>
      <w:pPr>
        <w:ind w:left="1440" w:hanging="360"/>
      </w:pPr>
    </w:lvl>
    <w:lvl w:ilvl="2" w:tplc="FF6C5B28">
      <w:start w:val="1"/>
      <w:numFmt w:val="lowerRoman"/>
      <w:lvlText w:val="%3."/>
      <w:lvlJc w:val="right"/>
      <w:pPr>
        <w:ind w:left="2160" w:hanging="180"/>
      </w:pPr>
    </w:lvl>
    <w:lvl w:ilvl="3" w:tplc="6F72FC8E">
      <w:start w:val="1"/>
      <w:numFmt w:val="decimal"/>
      <w:lvlText w:val="%4."/>
      <w:lvlJc w:val="left"/>
      <w:pPr>
        <w:ind w:left="2880" w:hanging="360"/>
      </w:pPr>
    </w:lvl>
    <w:lvl w:ilvl="4" w:tplc="5F465D6A">
      <w:start w:val="1"/>
      <w:numFmt w:val="lowerLetter"/>
      <w:lvlText w:val="%5."/>
      <w:lvlJc w:val="left"/>
      <w:pPr>
        <w:ind w:left="3600" w:hanging="360"/>
      </w:pPr>
    </w:lvl>
    <w:lvl w:ilvl="5" w:tplc="3E6AC4B0">
      <w:start w:val="1"/>
      <w:numFmt w:val="lowerRoman"/>
      <w:lvlText w:val="%6."/>
      <w:lvlJc w:val="right"/>
      <w:pPr>
        <w:ind w:left="4320" w:hanging="180"/>
      </w:pPr>
    </w:lvl>
    <w:lvl w:ilvl="6" w:tplc="3FA283BA">
      <w:start w:val="1"/>
      <w:numFmt w:val="decimal"/>
      <w:lvlText w:val="%7."/>
      <w:lvlJc w:val="left"/>
      <w:pPr>
        <w:ind w:left="5040" w:hanging="360"/>
      </w:pPr>
    </w:lvl>
    <w:lvl w:ilvl="7" w:tplc="E65292DE">
      <w:start w:val="1"/>
      <w:numFmt w:val="lowerLetter"/>
      <w:lvlText w:val="%8."/>
      <w:lvlJc w:val="left"/>
      <w:pPr>
        <w:ind w:left="5760" w:hanging="360"/>
      </w:pPr>
    </w:lvl>
    <w:lvl w:ilvl="8" w:tplc="C8063240">
      <w:start w:val="1"/>
      <w:numFmt w:val="lowerRoman"/>
      <w:lvlText w:val="%9."/>
      <w:lvlJc w:val="right"/>
      <w:pPr>
        <w:ind w:left="6480" w:hanging="180"/>
      </w:pPr>
    </w:lvl>
  </w:abstractNum>
  <w:abstractNum w:abstractNumId="16" w15:restartNumberingAfterBreak="0">
    <w:nsid w:val="24550016"/>
    <w:multiLevelType w:val="hybridMultilevel"/>
    <w:tmpl w:val="BFA015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44BFDC"/>
    <w:multiLevelType w:val="hybridMultilevel"/>
    <w:tmpl w:val="1B169146"/>
    <w:lvl w:ilvl="0" w:tplc="B0CE3EE6">
      <w:start w:val="1"/>
      <w:numFmt w:val="upperLetter"/>
      <w:lvlText w:val="%1)"/>
      <w:lvlJc w:val="left"/>
      <w:pPr>
        <w:ind w:left="720" w:hanging="360"/>
      </w:pPr>
    </w:lvl>
    <w:lvl w:ilvl="1" w:tplc="4D2277D0">
      <w:start w:val="1"/>
      <w:numFmt w:val="lowerLetter"/>
      <w:lvlText w:val="%2."/>
      <w:lvlJc w:val="left"/>
      <w:pPr>
        <w:ind w:left="1440" w:hanging="360"/>
      </w:pPr>
    </w:lvl>
    <w:lvl w:ilvl="2" w:tplc="0A4EC0DA">
      <w:start w:val="1"/>
      <w:numFmt w:val="lowerRoman"/>
      <w:lvlText w:val="%3."/>
      <w:lvlJc w:val="right"/>
      <w:pPr>
        <w:ind w:left="2160" w:hanging="180"/>
      </w:pPr>
    </w:lvl>
    <w:lvl w:ilvl="3" w:tplc="E28A49A4">
      <w:start w:val="1"/>
      <w:numFmt w:val="decimal"/>
      <w:lvlText w:val="%4."/>
      <w:lvlJc w:val="left"/>
      <w:pPr>
        <w:ind w:left="2880" w:hanging="360"/>
      </w:pPr>
    </w:lvl>
    <w:lvl w:ilvl="4" w:tplc="9BBE76C6">
      <w:start w:val="1"/>
      <w:numFmt w:val="lowerLetter"/>
      <w:lvlText w:val="%5."/>
      <w:lvlJc w:val="left"/>
      <w:pPr>
        <w:ind w:left="3600" w:hanging="360"/>
      </w:pPr>
    </w:lvl>
    <w:lvl w:ilvl="5" w:tplc="1AA2FAC4">
      <w:start w:val="1"/>
      <w:numFmt w:val="lowerRoman"/>
      <w:lvlText w:val="%6."/>
      <w:lvlJc w:val="right"/>
      <w:pPr>
        <w:ind w:left="4320" w:hanging="180"/>
      </w:pPr>
    </w:lvl>
    <w:lvl w:ilvl="6" w:tplc="C59CA73A">
      <w:start w:val="1"/>
      <w:numFmt w:val="decimal"/>
      <w:lvlText w:val="%7."/>
      <w:lvlJc w:val="left"/>
      <w:pPr>
        <w:ind w:left="5040" w:hanging="360"/>
      </w:pPr>
    </w:lvl>
    <w:lvl w:ilvl="7" w:tplc="F290057E">
      <w:start w:val="1"/>
      <w:numFmt w:val="lowerLetter"/>
      <w:lvlText w:val="%8."/>
      <w:lvlJc w:val="left"/>
      <w:pPr>
        <w:ind w:left="5760" w:hanging="360"/>
      </w:pPr>
    </w:lvl>
    <w:lvl w:ilvl="8" w:tplc="15A828AC">
      <w:start w:val="1"/>
      <w:numFmt w:val="lowerRoman"/>
      <w:lvlText w:val="%9."/>
      <w:lvlJc w:val="right"/>
      <w:pPr>
        <w:ind w:left="6480" w:hanging="180"/>
      </w:pPr>
    </w:lvl>
  </w:abstractNum>
  <w:abstractNum w:abstractNumId="18" w15:restartNumberingAfterBreak="0">
    <w:nsid w:val="3DA6A4B4"/>
    <w:multiLevelType w:val="hybridMultilevel"/>
    <w:tmpl w:val="6F94E29C"/>
    <w:lvl w:ilvl="0" w:tplc="2CF073D8">
      <w:start w:val="1"/>
      <w:numFmt w:val="lowerLetter"/>
      <w:lvlText w:val="%1)"/>
      <w:lvlJc w:val="left"/>
      <w:pPr>
        <w:ind w:left="720" w:hanging="360"/>
      </w:pPr>
    </w:lvl>
    <w:lvl w:ilvl="1" w:tplc="C0A65630">
      <w:start w:val="1"/>
      <w:numFmt w:val="lowerLetter"/>
      <w:lvlText w:val="%2."/>
      <w:lvlJc w:val="left"/>
      <w:pPr>
        <w:ind w:left="1440" w:hanging="360"/>
      </w:pPr>
    </w:lvl>
    <w:lvl w:ilvl="2" w:tplc="ED5474F4">
      <w:start w:val="1"/>
      <w:numFmt w:val="lowerRoman"/>
      <w:lvlText w:val="%3."/>
      <w:lvlJc w:val="right"/>
      <w:pPr>
        <w:ind w:left="2160" w:hanging="180"/>
      </w:pPr>
    </w:lvl>
    <w:lvl w:ilvl="3" w:tplc="3E8CFB5E">
      <w:start w:val="1"/>
      <w:numFmt w:val="decimal"/>
      <w:lvlText w:val="%4."/>
      <w:lvlJc w:val="left"/>
      <w:pPr>
        <w:ind w:left="2880" w:hanging="360"/>
      </w:pPr>
    </w:lvl>
    <w:lvl w:ilvl="4" w:tplc="070A7C6E">
      <w:start w:val="1"/>
      <w:numFmt w:val="lowerLetter"/>
      <w:lvlText w:val="%5."/>
      <w:lvlJc w:val="left"/>
      <w:pPr>
        <w:ind w:left="3600" w:hanging="360"/>
      </w:pPr>
    </w:lvl>
    <w:lvl w:ilvl="5" w:tplc="20B8A756">
      <w:start w:val="1"/>
      <w:numFmt w:val="lowerRoman"/>
      <w:lvlText w:val="%6."/>
      <w:lvlJc w:val="right"/>
      <w:pPr>
        <w:ind w:left="4320" w:hanging="180"/>
      </w:pPr>
    </w:lvl>
    <w:lvl w:ilvl="6" w:tplc="FB3A68FE">
      <w:start w:val="1"/>
      <w:numFmt w:val="decimal"/>
      <w:lvlText w:val="%7."/>
      <w:lvlJc w:val="left"/>
      <w:pPr>
        <w:ind w:left="5040" w:hanging="360"/>
      </w:pPr>
    </w:lvl>
    <w:lvl w:ilvl="7" w:tplc="487EA204">
      <w:start w:val="1"/>
      <w:numFmt w:val="lowerLetter"/>
      <w:lvlText w:val="%8."/>
      <w:lvlJc w:val="left"/>
      <w:pPr>
        <w:ind w:left="5760" w:hanging="360"/>
      </w:pPr>
    </w:lvl>
    <w:lvl w:ilvl="8" w:tplc="1AC8C628">
      <w:start w:val="1"/>
      <w:numFmt w:val="lowerRoman"/>
      <w:lvlText w:val="%9."/>
      <w:lvlJc w:val="right"/>
      <w:pPr>
        <w:ind w:left="6480" w:hanging="180"/>
      </w:pPr>
    </w:lvl>
  </w:abstractNum>
  <w:abstractNum w:abstractNumId="19" w15:restartNumberingAfterBreak="0">
    <w:nsid w:val="3ECC4BA6"/>
    <w:multiLevelType w:val="hybridMultilevel"/>
    <w:tmpl w:val="614AC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8487BE"/>
    <w:multiLevelType w:val="hybridMultilevel"/>
    <w:tmpl w:val="9230DF24"/>
    <w:lvl w:ilvl="0" w:tplc="F7A04A28">
      <w:start w:val="1"/>
      <w:numFmt w:val="lowerLetter"/>
      <w:lvlText w:val="%1)"/>
      <w:lvlJc w:val="left"/>
      <w:pPr>
        <w:ind w:left="720" w:hanging="360"/>
      </w:pPr>
    </w:lvl>
    <w:lvl w:ilvl="1" w:tplc="2E34F194">
      <w:start w:val="1"/>
      <w:numFmt w:val="lowerLetter"/>
      <w:lvlText w:val="%2."/>
      <w:lvlJc w:val="left"/>
      <w:pPr>
        <w:ind w:left="1440" w:hanging="360"/>
      </w:pPr>
    </w:lvl>
    <w:lvl w:ilvl="2" w:tplc="749610E2">
      <w:start w:val="1"/>
      <w:numFmt w:val="lowerRoman"/>
      <w:lvlText w:val="%3."/>
      <w:lvlJc w:val="right"/>
      <w:pPr>
        <w:ind w:left="2160" w:hanging="180"/>
      </w:pPr>
    </w:lvl>
    <w:lvl w:ilvl="3" w:tplc="08B67A22">
      <w:start w:val="1"/>
      <w:numFmt w:val="decimal"/>
      <w:lvlText w:val="%4."/>
      <w:lvlJc w:val="left"/>
      <w:pPr>
        <w:ind w:left="2880" w:hanging="360"/>
      </w:pPr>
    </w:lvl>
    <w:lvl w:ilvl="4" w:tplc="FA1A818C">
      <w:start w:val="1"/>
      <w:numFmt w:val="lowerLetter"/>
      <w:lvlText w:val="%5."/>
      <w:lvlJc w:val="left"/>
      <w:pPr>
        <w:ind w:left="3600" w:hanging="360"/>
      </w:pPr>
    </w:lvl>
    <w:lvl w:ilvl="5" w:tplc="501C94A4">
      <w:start w:val="1"/>
      <w:numFmt w:val="lowerRoman"/>
      <w:lvlText w:val="%6."/>
      <w:lvlJc w:val="right"/>
      <w:pPr>
        <w:ind w:left="4320" w:hanging="180"/>
      </w:pPr>
    </w:lvl>
    <w:lvl w:ilvl="6" w:tplc="D8444FA6">
      <w:start w:val="1"/>
      <w:numFmt w:val="decimal"/>
      <w:lvlText w:val="%7."/>
      <w:lvlJc w:val="left"/>
      <w:pPr>
        <w:ind w:left="5040" w:hanging="360"/>
      </w:pPr>
    </w:lvl>
    <w:lvl w:ilvl="7" w:tplc="02B8A354">
      <w:start w:val="1"/>
      <w:numFmt w:val="lowerLetter"/>
      <w:lvlText w:val="%8."/>
      <w:lvlJc w:val="left"/>
      <w:pPr>
        <w:ind w:left="5760" w:hanging="360"/>
      </w:pPr>
    </w:lvl>
    <w:lvl w:ilvl="8" w:tplc="755CC7C0">
      <w:start w:val="1"/>
      <w:numFmt w:val="lowerRoman"/>
      <w:lvlText w:val="%9."/>
      <w:lvlJc w:val="right"/>
      <w:pPr>
        <w:ind w:left="6480" w:hanging="180"/>
      </w:pPr>
    </w:lvl>
  </w:abstractNum>
  <w:abstractNum w:abstractNumId="21" w15:restartNumberingAfterBreak="0">
    <w:nsid w:val="48B19EDD"/>
    <w:multiLevelType w:val="hybridMultilevel"/>
    <w:tmpl w:val="94B0B670"/>
    <w:lvl w:ilvl="0" w:tplc="FFFFFFFF">
      <w:start w:val="1"/>
      <w:numFmt w:val="lowerLetter"/>
      <w:lvlText w:val="%1)"/>
      <w:lvlJc w:val="left"/>
      <w:pPr>
        <w:ind w:left="720" w:hanging="360"/>
      </w:pPr>
    </w:lvl>
    <w:lvl w:ilvl="1" w:tplc="27D0DD92">
      <w:start w:val="1"/>
      <w:numFmt w:val="lowerLetter"/>
      <w:lvlText w:val="%2."/>
      <w:lvlJc w:val="left"/>
      <w:pPr>
        <w:ind w:left="1440" w:hanging="360"/>
      </w:pPr>
    </w:lvl>
    <w:lvl w:ilvl="2" w:tplc="C292F058">
      <w:start w:val="1"/>
      <w:numFmt w:val="lowerRoman"/>
      <w:lvlText w:val="%3."/>
      <w:lvlJc w:val="right"/>
      <w:pPr>
        <w:ind w:left="2160" w:hanging="180"/>
      </w:pPr>
    </w:lvl>
    <w:lvl w:ilvl="3" w:tplc="0B88E292">
      <w:start w:val="1"/>
      <w:numFmt w:val="decimal"/>
      <w:lvlText w:val="%4."/>
      <w:lvlJc w:val="left"/>
      <w:pPr>
        <w:ind w:left="2880" w:hanging="360"/>
      </w:pPr>
    </w:lvl>
    <w:lvl w:ilvl="4" w:tplc="8C42315A">
      <w:start w:val="1"/>
      <w:numFmt w:val="lowerLetter"/>
      <w:lvlText w:val="%5."/>
      <w:lvlJc w:val="left"/>
      <w:pPr>
        <w:ind w:left="3600" w:hanging="360"/>
      </w:pPr>
    </w:lvl>
    <w:lvl w:ilvl="5" w:tplc="D5D61FD2">
      <w:start w:val="1"/>
      <w:numFmt w:val="lowerRoman"/>
      <w:lvlText w:val="%6."/>
      <w:lvlJc w:val="right"/>
      <w:pPr>
        <w:ind w:left="4320" w:hanging="180"/>
      </w:pPr>
    </w:lvl>
    <w:lvl w:ilvl="6" w:tplc="FECEEB0E">
      <w:start w:val="1"/>
      <w:numFmt w:val="decimal"/>
      <w:lvlText w:val="%7."/>
      <w:lvlJc w:val="left"/>
      <w:pPr>
        <w:ind w:left="5040" w:hanging="360"/>
      </w:pPr>
    </w:lvl>
    <w:lvl w:ilvl="7" w:tplc="019281AE">
      <w:start w:val="1"/>
      <w:numFmt w:val="lowerLetter"/>
      <w:lvlText w:val="%8."/>
      <w:lvlJc w:val="left"/>
      <w:pPr>
        <w:ind w:left="5760" w:hanging="360"/>
      </w:pPr>
    </w:lvl>
    <w:lvl w:ilvl="8" w:tplc="60A87508">
      <w:start w:val="1"/>
      <w:numFmt w:val="lowerRoman"/>
      <w:lvlText w:val="%9."/>
      <w:lvlJc w:val="right"/>
      <w:pPr>
        <w:ind w:left="6480" w:hanging="180"/>
      </w:pPr>
    </w:lvl>
  </w:abstractNum>
  <w:abstractNum w:abstractNumId="22" w15:restartNumberingAfterBreak="0">
    <w:nsid w:val="4A77162C"/>
    <w:multiLevelType w:val="hybridMultilevel"/>
    <w:tmpl w:val="C484A746"/>
    <w:lvl w:ilvl="0" w:tplc="9D9ACE92">
      <w:start w:val="1"/>
      <w:numFmt w:val="lowerLetter"/>
      <w:lvlText w:val="%1)"/>
      <w:lvlJc w:val="left"/>
      <w:pPr>
        <w:ind w:left="720" w:hanging="360"/>
      </w:pPr>
    </w:lvl>
    <w:lvl w:ilvl="1" w:tplc="734EF128">
      <w:start w:val="1"/>
      <w:numFmt w:val="lowerLetter"/>
      <w:lvlText w:val="%2."/>
      <w:lvlJc w:val="left"/>
      <w:pPr>
        <w:ind w:left="1440" w:hanging="360"/>
      </w:pPr>
    </w:lvl>
    <w:lvl w:ilvl="2" w:tplc="1D743D9E">
      <w:start w:val="1"/>
      <w:numFmt w:val="lowerRoman"/>
      <w:lvlText w:val="%3."/>
      <w:lvlJc w:val="right"/>
      <w:pPr>
        <w:ind w:left="2160" w:hanging="180"/>
      </w:pPr>
    </w:lvl>
    <w:lvl w:ilvl="3" w:tplc="443C37FE">
      <w:start w:val="1"/>
      <w:numFmt w:val="decimal"/>
      <w:lvlText w:val="%4."/>
      <w:lvlJc w:val="left"/>
      <w:pPr>
        <w:ind w:left="2880" w:hanging="360"/>
      </w:pPr>
    </w:lvl>
    <w:lvl w:ilvl="4" w:tplc="75F6CFFC">
      <w:start w:val="1"/>
      <w:numFmt w:val="lowerLetter"/>
      <w:lvlText w:val="%5."/>
      <w:lvlJc w:val="left"/>
      <w:pPr>
        <w:ind w:left="3600" w:hanging="360"/>
      </w:pPr>
    </w:lvl>
    <w:lvl w:ilvl="5" w:tplc="9DC2BFBE">
      <w:start w:val="1"/>
      <w:numFmt w:val="lowerRoman"/>
      <w:lvlText w:val="%6."/>
      <w:lvlJc w:val="right"/>
      <w:pPr>
        <w:ind w:left="4320" w:hanging="180"/>
      </w:pPr>
    </w:lvl>
    <w:lvl w:ilvl="6" w:tplc="4F7482BA">
      <w:start w:val="1"/>
      <w:numFmt w:val="decimal"/>
      <w:lvlText w:val="%7."/>
      <w:lvlJc w:val="left"/>
      <w:pPr>
        <w:ind w:left="5040" w:hanging="360"/>
      </w:pPr>
    </w:lvl>
    <w:lvl w:ilvl="7" w:tplc="8390A882">
      <w:start w:val="1"/>
      <w:numFmt w:val="lowerLetter"/>
      <w:lvlText w:val="%8."/>
      <w:lvlJc w:val="left"/>
      <w:pPr>
        <w:ind w:left="5760" w:hanging="360"/>
      </w:pPr>
    </w:lvl>
    <w:lvl w:ilvl="8" w:tplc="0C00B44A">
      <w:start w:val="1"/>
      <w:numFmt w:val="lowerRoman"/>
      <w:lvlText w:val="%9."/>
      <w:lvlJc w:val="right"/>
      <w:pPr>
        <w:ind w:left="6480" w:hanging="180"/>
      </w:pPr>
    </w:lvl>
  </w:abstractNum>
  <w:abstractNum w:abstractNumId="23" w15:restartNumberingAfterBreak="0">
    <w:nsid w:val="4B8D7F87"/>
    <w:multiLevelType w:val="hybridMultilevel"/>
    <w:tmpl w:val="F04C45AE"/>
    <w:lvl w:ilvl="0" w:tplc="B01E154E">
      <w:start w:val="1"/>
      <w:numFmt w:val="upperRoman"/>
      <w:lvlText w:val="%1."/>
      <w:lvlJc w:val="right"/>
      <w:pPr>
        <w:ind w:left="720" w:hanging="360"/>
      </w:pPr>
    </w:lvl>
    <w:lvl w:ilvl="1" w:tplc="AC40A77A">
      <w:start w:val="1"/>
      <w:numFmt w:val="lowerLetter"/>
      <w:lvlText w:val="%2."/>
      <w:lvlJc w:val="left"/>
      <w:pPr>
        <w:ind w:left="1440" w:hanging="360"/>
      </w:pPr>
    </w:lvl>
    <w:lvl w:ilvl="2" w:tplc="9168BAA0">
      <w:start w:val="1"/>
      <w:numFmt w:val="lowerRoman"/>
      <w:lvlText w:val="%3."/>
      <w:lvlJc w:val="right"/>
      <w:pPr>
        <w:ind w:left="2160" w:hanging="180"/>
      </w:pPr>
    </w:lvl>
    <w:lvl w:ilvl="3" w:tplc="3FC011C2">
      <w:start w:val="1"/>
      <w:numFmt w:val="decimal"/>
      <w:lvlText w:val="%4."/>
      <w:lvlJc w:val="left"/>
      <w:pPr>
        <w:ind w:left="2880" w:hanging="360"/>
      </w:pPr>
    </w:lvl>
    <w:lvl w:ilvl="4" w:tplc="812842E0">
      <w:start w:val="1"/>
      <w:numFmt w:val="lowerLetter"/>
      <w:lvlText w:val="%5."/>
      <w:lvlJc w:val="left"/>
      <w:pPr>
        <w:ind w:left="3600" w:hanging="360"/>
      </w:pPr>
    </w:lvl>
    <w:lvl w:ilvl="5" w:tplc="EDF8DC08">
      <w:start w:val="1"/>
      <w:numFmt w:val="lowerRoman"/>
      <w:lvlText w:val="%6."/>
      <w:lvlJc w:val="right"/>
      <w:pPr>
        <w:ind w:left="4320" w:hanging="180"/>
      </w:pPr>
    </w:lvl>
    <w:lvl w:ilvl="6" w:tplc="CF72FE60">
      <w:start w:val="1"/>
      <w:numFmt w:val="decimal"/>
      <w:lvlText w:val="%7."/>
      <w:lvlJc w:val="left"/>
      <w:pPr>
        <w:ind w:left="5040" w:hanging="360"/>
      </w:pPr>
    </w:lvl>
    <w:lvl w:ilvl="7" w:tplc="4D5051DC">
      <w:start w:val="1"/>
      <w:numFmt w:val="lowerLetter"/>
      <w:lvlText w:val="%8."/>
      <w:lvlJc w:val="left"/>
      <w:pPr>
        <w:ind w:left="5760" w:hanging="360"/>
      </w:pPr>
    </w:lvl>
    <w:lvl w:ilvl="8" w:tplc="F3E64FA6">
      <w:start w:val="1"/>
      <w:numFmt w:val="lowerRoman"/>
      <w:lvlText w:val="%9."/>
      <w:lvlJc w:val="right"/>
      <w:pPr>
        <w:ind w:left="6480" w:hanging="180"/>
      </w:pPr>
    </w:lvl>
  </w:abstractNum>
  <w:abstractNum w:abstractNumId="24" w15:restartNumberingAfterBreak="0">
    <w:nsid w:val="4BC8CDD3"/>
    <w:multiLevelType w:val="hybridMultilevel"/>
    <w:tmpl w:val="451812D2"/>
    <w:lvl w:ilvl="0" w:tplc="7616A73E">
      <w:start w:val="1"/>
      <w:numFmt w:val="lowerLetter"/>
      <w:lvlText w:val="%1)"/>
      <w:lvlJc w:val="left"/>
      <w:pPr>
        <w:ind w:left="720" w:hanging="360"/>
      </w:pPr>
    </w:lvl>
    <w:lvl w:ilvl="1" w:tplc="9B081566">
      <w:start w:val="1"/>
      <w:numFmt w:val="lowerLetter"/>
      <w:lvlText w:val="%2."/>
      <w:lvlJc w:val="left"/>
      <w:pPr>
        <w:ind w:left="1440" w:hanging="360"/>
      </w:pPr>
    </w:lvl>
    <w:lvl w:ilvl="2" w:tplc="2F0640F4">
      <w:start w:val="1"/>
      <w:numFmt w:val="lowerRoman"/>
      <w:lvlText w:val="%3."/>
      <w:lvlJc w:val="right"/>
      <w:pPr>
        <w:ind w:left="2160" w:hanging="180"/>
      </w:pPr>
    </w:lvl>
    <w:lvl w:ilvl="3" w:tplc="41E8B0BC">
      <w:start w:val="1"/>
      <w:numFmt w:val="decimal"/>
      <w:lvlText w:val="%4."/>
      <w:lvlJc w:val="left"/>
      <w:pPr>
        <w:ind w:left="2880" w:hanging="360"/>
      </w:pPr>
    </w:lvl>
    <w:lvl w:ilvl="4" w:tplc="9BA8074A">
      <w:start w:val="1"/>
      <w:numFmt w:val="lowerLetter"/>
      <w:lvlText w:val="%5."/>
      <w:lvlJc w:val="left"/>
      <w:pPr>
        <w:ind w:left="3600" w:hanging="360"/>
      </w:pPr>
    </w:lvl>
    <w:lvl w:ilvl="5" w:tplc="0AEEC522">
      <w:start w:val="1"/>
      <w:numFmt w:val="lowerRoman"/>
      <w:lvlText w:val="%6."/>
      <w:lvlJc w:val="right"/>
      <w:pPr>
        <w:ind w:left="4320" w:hanging="180"/>
      </w:pPr>
    </w:lvl>
    <w:lvl w:ilvl="6" w:tplc="4140A090">
      <w:start w:val="1"/>
      <w:numFmt w:val="decimal"/>
      <w:lvlText w:val="%7."/>
      <w:lvlJc w:val="left"/>
      <w:pPr>
        <w:ind w:left="5040" w:hanging="360"/>
      </w:pPr>
    </w:lvl>
    <w:lvl w:ilvl="7" w:tplc="5E2C2060">
      <w:start w:val="1"/>
      <w:numFmt w:val="lowerLetter"/>
      <w:lvlText w:val="%8."/>
      <w:lvlJc w:val="left"/>
      <w:pPr>
        <w:ind w:left="5760" w:hanging="360"/>
      </w:pPr>
    </w:lvl>
    <w:lvl w:ilvl="8" w:tplc="591C1B10">
      <w:start w:val="1"/>
      <w:numFmt w:val="lowerRoman"/>
      <w:lvlText w:val="%9."/>
      <w:lvlJc w:val="right"/>
      <w:pPr>
        <w:ind w:left="6480" w:hanging="180"/>
      </w:pPr>
    </w:lvl>
  </w:abstractNum>
  <w:abstractNum w:abstractNumId="25" w15:restartNumberingAfterBreak="0">
    <w:nsid w:val="4C36C73F"/>
    <w:multiLevelType w:val="hybridMultilevel"/>
    <w:tmpl w:val="6582949A"/>
    <w:lvl w:ilvl="0" w:tplc="75384C50">
      <w:start w:val="1"/>
      <w:numFmt w:val="upperLetter"/>
      <w:lvlText w:val="%1)"/>
      <w:lvlJc w:val="left"/>
      <w:pPr>
        <w:ind w:left="720" w:hanging="360"/>
      </w:pPr>
    </w:lvl>
    <w:lvl w:ilvl="1" w:tplc="308CB008">
      <w:start w:val="1"/>
      <w:numFmt w:val="lowerLetter"/>
      <w:lvlText w:val="%2."/>
      <w:lvlJc w:val="left"/>
      <w:pPr>
        <w:ind w:left="1440" w:hanging="360"/>
      </w:pPr>
    </w:lvl>
    <w:lvl w:ilvl="2" w:tplc="91F04E4C">
      <w:start w:val="1"/>
      <w:numFmt w:val="lowerRoman"/>
      <w:lvlText w:val="%3."/>
      <w:lvlJc w:val="right"/>
      <w:pPr>
        <w:ind w:left="2160" w:hanging="180"/>
      </w:pPr>
    </w:lvl>
    <w:lvl w:ilvl="3" w:tplc="1056322E">
      <w:start w:val="1"/>
      <w:numFmt w:val="decimal"/>
      <w:lvlText w:val="%4."/>
      <w:lvlJc w:val="left"/>
      <w:pPr>
        <w:ind w:left="2880" w:hanging="360"/>
      </w:pPr>
    </w:lvl>
    <w:lvl w:ilvl="4" w:tplc="7BE21358">
      <w:start w:val="1"/>
      <w:numFmt w:val="lowerLetter"/>
      <w:lvlText w:val="%5."/>
      <w:lvlJc w:val="left"/>
      <w:pPr>
        <w:ind w:left="3600" w:hanging="360"/>
      </w:pPr>
    </w:lvl>
    <w:lvl w:ilvl="5" w:tplc="74E29E68">
      <w:start w:val="1"/>
      <w:numFmt w:val="lowerRoman"/>
      <w:lvlText w:val="%6."/>
      <w:lvlJc w:val="right"/>
      <w:pPr>
        <w:ind w:left="4320" w:hanging="180"/>
      </w:pPr>
    </w:lvl>
    <w:lvl w:ilvl="6" w:tplc="631A452C">
      <w:start w:val="1"/>
      <w:numFmt w:val="decimal"/>
      <w:lvlText w:val="%7."/>
      <w:lvlJc w:val="left"/>
      <w:pPr>
        <w:ind w:left="5040" w:hanging="360"/>
      </w:pPr>
    </w:lvl>
    <w:lvl w:ilvl="7" w:tplc="01E05E70">
      <w:start w:val="1"/>
      <w:numFmt w:val="lowerLetter"/>
      <w:lvlText w:val="%8."/>
      <w:lvlJc w:val="left"/>
      <w:pPr>
        <w:ind w:left="5760" w:hanging="360"/>
      </w:pPr>
    </w:lvl>
    <w:lvl w:ilvl="8" w:tplc="6DCEF5BE">
      <w:start w:val="1"/>
      <w:numFmt w:val="lowerRoman"/>
      <w:lvlText w:val="%9."/>
      <w:lvlJc w:val="right"/>
      <w:pPr>
        <w:ind w:left="6480" w:hanging="180"/>
      </w:pPr>
    </w:lvl>
  </w:abstractNum>
  <w:abstractNum w:abstractNumId="26" w15:restartNumberingAfterBreak="0">
    <w:nsid w:val="4D122C55"/>
    <w:multiLevelType w:val="hybridMultilevel"/>
    <w:tmpl w:val="2D08E052"/>
    <w:lvl w:ilvl="0" w:tplc="3FF6407C">
      <w:start w:val="1"/>
      <w:numFmt w:val="lowerRoman"/>
      <w:lvlText w:val="%1)"/>
      <w:lvlJc w:val="right"/>
      <w:pPr>
        <w:ind w:left="720" w:hanging="360"/>
      </w:pPr>
    </w:lvl>
    <w:lvl w:ilvl="1" w:tplc="4EF0D0A2">
      <w:start w:val="1"/>
      <w:numFmt w:val="lowerLetter"/>
      <w:lvlText w:val="%2."/>
      <w:lvlJc w:val="left"/>
      <w:pPr>
        <w:ind w:left="1440" w:hanging="360"/>
      </w:pPr>
    </w:lvl>
    <w:lvl w:ilvl="2" w:tplc="5C78FB50">
      <w:start w:val="1"/>
      <w:numFmt w:val="lowerRoman"/>
      <w:lvlText w:val="%3."/>
      <w:lvlJc w:val="right"/>
      <w:pPr>
        <w:ind w:left="2160" w:hanging="180"/>
      </w:pPr>
    </w:lvl>
    <w:lvl w:ilvl="3" w:tplc="E4B0E2D6">
      <w:start w:val="1"/>
      <w:numFmt w:val="decimal"/>
      <w:lvlText w:val="%4."/>
      <w:lvlJc w:val="left"/>
      <w:pPr>
        <w:ind w:left="2880" w:hanging="360"/>
      </w:pPr>
    </w:lvl>
    <w:lvl w:ilvl="4" w:tplc="ED403D9E">
      <w:start w:val="1"/>
      <w:numFmt w:val="lowerLetter"/>
      <w:lvlText w:val="%5."/>
      <w:lvlJc w:val="left"/>
      <w:pPr>
        <w:ind w:left="3600" w:hanging="360"/>
      </w:pPr>
    </w:lvl>
    <w:lvl w:ilvl="5" w:tplc="3210E4A0">
      <w:start w:val="1"/>
      <w:numFmt w:val="lowerRoman"/>
      <w:lvlText w:val="%6."/>
      <w:lvlJc w:val="right"/>
      <w:pPr>
        <w:ind w:left="4320" w:hanging="180"/>
      </w:pPr>
    </w:lvl>
    <w:lvl w:ilvl="6" w:tplc="911C4984">
      <w:start w:val="1"/>
      <w:numFmt w:val="decimal"/>
      <w:lvlText w:val="%7."/>
      <w:lvlJc w:val="left"/>
      <w:pPr>
        <w:ind w:left="5040" w:hanging="360"/>
      </w:pPr>
    </w:lvl>
    <w:lvl w:ilvl="7" w:tplc="C186C5E6">
      <w:start w:val="1"/>
      <w:numFmt w:val="lowerLetter"/>
      <w:lvlText w:val="%8."/>
      <w:lvlJc w:val="left"/>
      <w:pPr>
        <w:ind w:left="5760" w:hanging="360"/>
      </w:pPr>
    </w:lvl>
    <w:lvl w:ilvl="8" w:tplc="7CF4044A">
      <w:start w:val="1"/>
      <w:numFmt w:val="lowerRoman"/>
      <w:lvlText w:val="%9."/>
      <w:lvlJc w:val="right"/>
      <w:pPr>
        <w:ind w:left="6480" w:hanging="180"/>
      </w:pPr>
    </w:lvl>
  </w:abstractNum>
  <w:abstractNum w:abstractNumId="27" w15:restartNumberingAfterBreak="0">
    <w:nsid w:val="4F2560CB"/>
    <w:multiLevelType w:val="hybridMultilevel"/>
    <w:tmpl w:val="0EC625D0"/>
    <w:lvl w:ilvl="0" w:tplc="26E23954">
      <w:start w:val="1"/>
      <w:numFmt w:val="lowerRoman"/>
      <w:lvlText w:val="%1)"/>
      <w:lvlJc w:val="left"/>
      <w:pPr>
        <w:ind w:left="720" w:hanging="360"/>
      </w:pPr>
    </w:lvl>
    <w:lvl w:ilvl="1" w:tplc="BEDCA222">
      <w:start w:val="1"/>
      <w:numFmt w:val="lowerLetter"/>
      <w:lvlText w:val="%2."/>
      <w:lvlJc w:val="left"/>
      <w:pPr>
        <w:ind w:left="1440" w:hanging="360"/>
      </w:pPr>
    </w:lvl>
    <w:lvl w:ilvl="2" w:tplc="834095A0">
      <w:start w:val="1"/>
      <w:numFmt w:val="lowerRoman"/>
      <w:lvlText w:val="%3."/>
      <w:lvlJc w:val="right"/>
      <w:pPr>
        <w:ind w:left="2160" w:hanging="180"/>
      </w:pPr>
    </w:lvl>
    <w:lvl w:ilvl="3" w:tplc="9356E202">
      <w:start w:val="1"/>
      <w:numFmt w:val="decimal"/>
      <w:lvlText w:val="%4."/>
      <w:lvlJc w:val="left"/>
      <w:pPr>
        <w:ind w:left="2880" w:hanging="360"/>
      </w:pPr>
    </w:lvl>
    <w:lvl w:ilvl="4" w:tplc="1CD21900">
      <w:start w:val="1"/>
      <w:numFmt w:val="lowerLetter"/>
      <w:lvlText w:val="%5."/>
      <w:lvlJc w:val="left"/>
      <w:pPr>
        <w:ind w:left="3600" w:hanging="360"/>
      </w:pPr>
    </w:lvl>
    <w:lvl w:ilvl="5" w:tplc="78FCDAD8">
      <w:start w:val="1"/>
      <w:numFmt w:val="lowerRoman"/>
      <w:lvlText w:val="%6."/>
      <w:lvlJc w:val="right"/>
      <w:pPr>
        <w:ind w:left="4320" w:hanging="180"/>
      </w:pPr>
    </w:lvl>
    <w:lvl w:ilvl="6" w:tplc="2BE43832">
      <w:start w:val="1"/>
      <w:numFmt w:val="decimal"/>
      <w:lvlText w:val="%7."/>
      <w:lvlJc w:val="left"/>
      <w:pPr>
        <w:ind w:left="5040" w:hanging="360"/>
      </w:pPr>
    </w:lvl>
    <w:lvl w:ilvl="7" w:tplc="48C88756">
      <w:start w:val="1"/>
      <w:numFmt w:val="lowerLetter"/>
      <w:lvlText w:val="%8."/>
      <w:lvlJc w:val="left"/>
      <w:pPr>
        <w:ind w:left="5760" w:hanging="360"/>
      </w:pPr>
    </w:lvl>
    <w:lvl w:ilvl="8" w:tplc="513E4314">
      <w:start w:val="1"/>
      <w:numFmt w:val="lowerRoman"/>
      <w:lvlText w:val="%9."/>
      <w:lvlJc w:val="right"/>
      <w:pPr>
        <w:ind w:left="6480" w:hanging="180"/>
      </w:pPr>
    </w:lvl>
  </w:abstractNum>
  <w:abstractNum w:abstractNumId="28" w15:restartNumberingAfterBreak="0">
    <w:nsid w:val="542C61BF"/>
    <w:multiLevelType w:val="hybridMultilevel"/>
    <w:tmpl w:val="514EB51E"/>
    <w:lvl w:ilvl="0" w:tplc="AFC45D8A">
      <w:start w:val="1"/>
      <w:numFmt w:val="lowerRoman"/>
      <w:lvlText w:val="%1)"/>
      <w:lvlJc w:val="right"/>
      <w:pPr>
        <w:ind w:left="720" w:hanging="360"/>
      </w:pPr>
    </w:lvl>
    <w:lvl w:ilvl="1" w:tplc="D5F6C24C">
      <w:start w:val="1"/>
      <w:numFmt w:val="lowerLetter"/>
      <w:lvlText w:val="%2."/>
      <w:lvlJc w:val="left"/>
      <w:pPr>
        <w:ind w:left="1440" w:hanging="360"/>
      </w:pPr>
    </w:lvl>
    <w:lvl w:ilvl="2" w:tplc="69E4EA5A">
      <w:start w:val="1"/>
      <w:numFmt w:val="lowerRoman"/>
      <w:lvlText w:val="%3."/>
      <w:lvlJc w:val="right"/>
      <w:pPr>
        <w:ind w:left="2160" w:hanging="180"/>
      </w:pPr>
    </w:lvl>
    <w:lvl w:ilvl="3" w:tplc="2028F1B2">
      <w:start w:val="1"/>
      <w:numFmt w:val="decimal"/>
      <w:lvlText w:val="%4."/>
      <w:lvlJc w:val="left"/>
      <w:pPr>
        <w:ind w:left="2880" w:hanging="360"/>
      </w:pPr>
    </w:lvl>
    <w:lvl w:ilvl="4" w:tplc="E91A07F2">
      <w:start w:val="1"/>
      <w:numFmt w:val="lowerLetter"/>
      <w:lvlText w:val="%5."/>
      <w:lvlJc w:val="left"/>
      <w:pPr>
        <w:ind w:left="3600" w:hanging="360"/>
      </w:pPr>
    </w:lvl>
    <w:lvl w:ilvl="5" w:tplc="4DC60976">
      <w:start w:val="1"/>
      <w:numFmt w:val="lowerRoman"/>
      <w:lvlText w:val="%6."/>
      <w:lvlJc w:val="right"/>
      <w:pPr>
        <w:ind w:left="4320" w:hanging="180"/>
      </w:pPr>
    </w:lvl>
    <w:lvl w:ilvl="6" w:tplc="46A81E06">
      <w:start w:val="1"/>
      <w:numFmt w:val="decimal"/>
      <w:lvlText w:val="%7."/>
      <w:lvlJc w:val="left"/>
      <w:pPr>
        <w:ind w:left="5040" w:hanging="360"/>
      </w:pPr>
    </w:lvl>
    <w:lvl w:ilvl="7" w:tplc="3DFE8DF6">
      <w:start w:val="1"/>
      <w:numFmt w:val="lowerLetter"/>
      <w:lvlText w:val="%8."/>
      <w:lvlJc w:val="left"/>
      <w:pPr>
        <w:ind w:left="5760" w:hanging="360"/>
      </w:pPr>
    </w:lvl>
    <w:lvl w:ilvl="8" w:tplc="7DC219B6">
      <w:start w:val="1"/>
      <w:numFmt w:val="lowerRoman"/>
      <w:lvlText w:val="%9."/>
      <w:lvlJc w:val="right"/>
      <w:pPr>
        <w:ind w:left="6480" w:hanging="180"/>
      </w:pPr>
    </w:lvl>
  </w:abstractNum>
  <w:abstractNum w:abstractNumId="29" w15:restartNumberingAfterBreak="0">
    <w:nsid w:val="5A984111"/>
    <w:multiLevelType w:val="hybridMultilevel"/>
    <w:tmpl w:val="E3BA04B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1733BE5"/>
    <w:multiLevelType w:val="hybridMultilevel"/>
    <w:tmpl w:val="5D68B5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B92E14"/>
    <w:multiLevelType w:val="hybridMultilevel"/>
    <w:tmpl w:val="CFD813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5A8BD1F"/>
    <w:multiLevelType w:val="hybridMultilevel"/>
    <w:tmpl w:val="A524C54E"/>
    <w:lvl w:ilvl="0" w:tplc="F10E2AC2">
      <w:start w:val="1"/>
      <w:numFmt w:val="lowerLetter"/>
      <w:lvlText w:val="%1)"/>
      <w:lvlJc w:val="left"/>
      <w:pPr>
        <w:ind w:left="720" w:hanging="360"/>
      </w:pPr>
    </w:lvl>
    <w:lvl w:ilvl="1" w:tplc="D94EFF16">
      <w:start w:val="1"/>
      <w:numFmt w:val="lowerLetter"/>
      <w:lvlText w:val="%2."/>
      <w:lvlJc w:val="left"/>
      <w:pPr>
        <w:ind w:left="1440" w:hanging="360"/>
      </w:pPr>
    </w:lvl>
    <w:lvl w:ilvl="2" w:tplc="AA4829BC">
      <w:start w:val="1"/>
      <w:numFmt w:val="lowerRoman"/>
      <w:lvlText w:val="%3."/>
      <w:lvlJc w:val="right"/>
      <w:pPr>
        <w:ind w:left="2160" w:hanging="180"/>
      </w:pPr>
    </w:lvl>
    <w:lvl w:ilvl="3" w:tplc="6F12A7FE">
      <w:start w:val="1"/>
      <w:numFmt w:val="decimal"/>
      <w:lvlText w:val="%4."/>
      <w:lvlJc w:val="left"/>
      <w:pPr>
        <w:ind w:left="2880" w:hanging="360"/>
      </w:pPr>
    </w:lvl>
    <w:lvl w:ilvl="4" w:tplc="26C83C9C">
      <w:start w:val="1"/>
      <w:numFmt w:val="lowerLetter"/>
      <w:lvlText w:val="%5."/>
      <w:lvlJc w:val="left"/>
      <w:pPr>
        <w:ind w:left="3600" w:hanging="360"/>
      </w:pPr>
    </w:lvl>
    <w:lvl w:ilvl="5" w:tplc="BACCAC84">
      <w:start w:val="1"/>
      <w:numFmt w:val="lowerRoman"/>
      <w:lvlText w:val="%6."/>
      <w:lvlJc w:val="right"/>
      <w:pPr>
        <w:ind w:left="4320" w:hanging="180"/>
      </w:pPr>
    </w:lvl>
    <w:lvl w:ilvl="6" w:tplc="F4921ABC">
      <w:start w:val="1"/>
      <w:numFmt w:val="decimal"/>
      <w:lvlText w:val="%7."/>
      <w:lvlJc w:val="left"/>
      <w:pPr>
        <w:ind w:left="5040" w:hanging="360"/>
      </w:pPr>
    </w:lvl>
    <w:lvl w:ilvl="7" w:tplc="1026DD84">
      <w:start w:val="1"/>
      <w:numFmt w:val="lowerLetter"/>
      <w:lvlText w:val="%8."/>
      <w:lvlJc w:val="left"/>
      <w:pPr>
        <w:ind w:left="5760" w:hanging="360"/>
      </w:pPr>
    </w:lvl>
    <w:lvl w:ilvl="8" w:tplc="AEF8DFBE">
      <w:start w:val="1"/>
      <w:numFmt w:val="lowerRoman"/>
      <w:lvlText w:val="%9."/>
      <w:lvlJc w:val="right"/>
      <w:pPr>
        <w:ind w:left="6480" w:hanging="180"/>
      </w:pPr>
    </w:lvl>
  </w:abstractNum>
  <w:abstractNum w:abstractNumId="33" w15:restartNumberingAfterBreak="0">
    <w:nsid w:val="695E4982"/>
    <w:multiLevelType w:val="hybridMultilevel"/>
    <w:tmpl w:val="E7C28E7C"/>
    <w:lvl w:ilvl="0" w:tplc="CB96C8C6">
      <w:start w:val="1"/>
      <w:numFmt w:val="lowerLetter"/>
      <w:lvlText w:val="%1)"/>
      <w:lvlJc w:val="left"/>
      <w:pPr>
        <w:ind w:left="720" w:hanging="360"/>
      </w:pPr>
    </w:lvl>
    <w:lvl w:ilvl="1" w:tplc="E1FADEBE">
      <w:start w:val="1"/>
      <w:numFmt w:val="lowerLetter"/>
      <w:lvlText w:val="%2."/>
      <w:lvlJc w:val="left"/>
      <w:pPr>
        <w:ind w:left="1440" w:hanging="360"/>
      </w:pPr>
    </w:lvl>
    <w:lvl w:ilvl="2" w:tplc="D7F6B3B0">
      <w:start w:val="1"/>
      <w:numFmt w:val="lowerRoman"/>
      <w:lvlText w:val="%3."/>
      <w:lvlJc w:val="right"/>
      <w:pPr>
        <w:ind w:left="2160" w:hanging="180"/>
      </w:pPr>
    </w:lvl>
    <w:lvl w:ilvl="3" w:tplc="065AE650">
      <w:start w:val="1"/>
      <w:numFmt w:val="decimal"/>
      <w:lvlText w:val="%4."/>
      <w:lvlJc w:val="left"/>
      <w:pPr>
        <w:ind w:left="2880" w:hanging="360"/>
      </w:pPr>
    </w:lvl>
    <w:lvl w:ilvl="4" w:tplc="13645984">
      <w:start w:val="1"/>
      <w:numFmt w:val="lowerLetter"/>
      <w:lvlText w:val="%5."/>
      <w:lvlJc w:val="left"/>
      <w:pPr>
        <w:ind w:left="3600" w:hanging="360"/>
      </w:pPr>
    </w:lvl>
    <w:lvl w:ilvl="5" w:tplc="98E4CECC">
      <w:start w:val="1"/>
      <w:numFmt w:val="lowerRoman"/>
      <w:lvlText w:val="%6."/>
      <w:lvlJc w:val="right"/>
      <w:pPr>
        <w:ind w:left="4320" w:hanging="180"/>
      </w:pPr>
    </w:lvl>
    <w:lvl w:ilvl="6" w:tplc="06147980">
      <w:start w:val="1"/>
      <w:numFmt w:val="decimal"/>
      <w:lvlText w:val="%7."/>
      <w:lvlJc w:val="left"/>
      <w:pPr>
        <w:ind w:left="5040" w:hanging="360"/>
      </w:pPr>
    </w:lvl>
    <w:lvl w:ilvl="7" w:tplc="C3A29F5A">
      <w:start w:val="1"/>
      <w:numFmt w:val="lowerLetter"/>
      <w:lvlText w:val="%8."/>
      <w:lvlJc w:val="left"/>
      <w:pPr>
        <w:ind w:left="5760" w:hanging="360"/>
      </w:pPr>
    </w:lvl>
    <w:lvl w:ilvl="8" w:tplc="BC9C4794">
      <w:start w:val="1"/>
      <w:numFmt w:val="lowerRoman"/>
      <w:lvlText w:val="%9."/>
      <w:lvlJc w:val="right"/>
      <w:pPr>
        <w:ind w:left="6480" w:hanging="180"/>
      </w:pPr>
    </w:lvl>
  </w:abstractNum>
  <w:abstractNum w:abstractNumId="34" w15:restartNumberingAfterBreak="0">
    <w:nsid w:val="6A8F43EF"/>
    <w:multiLevelType w:val="hybridMultilevel"/>
    <w:tmpl w:val="E3BA04B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F22A25A"/>
    <w:multiLevelType w:val="hybridMultilevel"/>
    <w:tmpl w:val="3BB4F462"/>
    <w:lvl w:ilvl="0" w:tplc="FFFFFFFF">
      <w:start w:val="1"/>
      <w:numFmt w:val="lowerLetter"/>
      <w:lvlText w:val="%1)"/>
      <w:lvlJc w:val="left"/>
      <w:pPr>
        <w:ind w:left="720" w:hanging="360"/>
      </w:pPr>
    </w:lvl>
    <w:lvl w:ilvl="1" w:tplc="D638E474">
      <w:start w:val="1"/>
      <w:numFmt w:val="lowerLetter"/>
      <w:lvlText w:val="%2."/>
      <w:lvlJc w:val="left"/>
      <w:pPr>
        <w:ind w:left="1440" w:hanging="360"/>
      </w:pPr>
    </w:lvl>
    <w:lvl w:ilvl="2" w:tplc="CAAA4F5C">
      <w:start w:val="1"/>
      <w:numFmt w:val="lowerRoman"/>
      <w:lvlText w:val="%3."/>
      <w:lvlJc w:val="right"/>
      <w:pPr>
        <w:ind w:left="2160" w:hanging="180"/>
      </w:pPr>
    </w:lvl>
    <w:lvl w:ilvl="3" w:tplc="F3BE71AC">
      <w:start w:val="1"/>
      <w:numFmt w:val="decimal"/>
      <w:lvlText w:val="%4."/>
      <w:lvlJc w:val="left"/>
      <w:pPr>
        <w:ind w:left="2880" w:hanging="360"/>
      </w:pPr>
    </w:lvl>
    <w:lvl w:ilvl="4" w:tplc="71204022">
      <w:start w:val="1"/>
      <w:numFmt w:val="lowerLetter"/>
      <w:lvlText w:val="%5."/>
      <w:lvlJc w:val="left"/>
      <w:pPr>
        <w:ind w:left="3600" w:hanging="360"/>
      </w:pPr>
    </w:lvl>
    <w:lvl w:ilvl="5" w:tplc="BF329972">
      <w:start w:val="1"/>
      <w:numFmt w:val="lowerRoman"/>
      <w:lvlText w:val="%6."/>
      <w:lvlJc w:val="right"/>
      <w:pPr>
        <w:ind w:left="4320" w:hanging="180"/>
      </w:pPr>
    </w:lvl>
    <w:lvl w:ilvl="6" w:tplc="16307A4A">
      <w:start w:val="1"/>
      <w:numFmt w:val="decimal"/>
      <w:lvlText w:val="%7."/>
      <w:lvlJc w:val="left"/>
      <w:pPr>
        <w:ind w:left="5040" w:hanging="360"/>
      </w:pPr>
    </w:lvl>
    <w:lvl w:ilvl="7" w:tplc="DCFA26D2">
      <w:start w:val="1"/>
      <w:numFmt w:val="lowerLetter"/>
      <w:lvlText w:val="%8."/>
      <w:lvlJc w:val="left"/>
      <w:pPr>
        <w:ind w:left="5760" w:hanging="360"/>
      </w:pPr>
    </w:lvl>
    <w:lvl w:ilvl="8" w:tplc="AE18475C">
      <w:start w:val="1"/>
      <w:numFmt w:val="lowerRoman"/>
      <w:lvlText w:val="%9."/>
      <w:lvlJc w:val="right"/>
      <w:pPr>
        <w:ind w:left="6480" w:hanging="180"/>
      </w:pPr>
    </w:lvl>
  </w:abstractNum>
  <w:abstractNum w:abstractNumId="36" w15:restartNumberingAfterBreak="0">
    <w:nsid w:val="70081867"/>
    <w:multiLevelType w:val="hybridMultilevel"/>
    <w:tmpl w:val="232EDEF4"/>
    <w:lvl w:ilvl="0" w:tplc="B8A2C0D8">
      <w:start w:val="1"/>
      <w:numFmt w:val="lowerLetter"/>
      <w:lvlText w:val="%1)"/>
      <w:lvlJc w:val="left"/>
      <w:pPr>
        <w:ind w:left="720" w:hanging="360"/>
      </w:pPr>
    </w:lvl>
    <w:lvl w:ilvl="1" w:tplc="D0A845B0">
      <w:start w:val="1"/>
      <w:numFmt w:val="lowerLetter"/>
      <w:lvlText w:val="%2."/>
      <w:lvlJc w:val="left"/>
      <w:pPr>
        <w:ind w:left="1440" w:hanging="360"/>
      </w:pPr>
    </w:lvl>
    <w:lvl w:ilvl="2" w:tplc="D8AE06A2">
      <w:start w:val="1"/>
      <w:numFmt w:val="lowerRoman"/>
      <w:lvlText w:val="%3."/>
      <w:lvlJc w:val="right"/>
      <w:pPr>
        <w:ind w:left="2160" w:hanging="180"/>
      </w:pPr>
    </w:lvl>
    <w:lvl w:ilvl="3" w:tplc="E0F82AF2">
      <w:start w:val="1"/>
      <w:numFmt w:val="decimal"/>
      <w:lvlText w:val="%4."/>
      <w:lvlJc w:val="left"/>
      <w:pPr>
        <w:ind w:left="2880" w:hanging="360"/>
      </w:pPr>
    </w:lvl>
    <w:lvl w:ilvl="4" w:tplc="0358C7BE">
      <w:start w:val="1"/>
      <w:numFmt w:val="lowerLetter"/>
      <w:lvlText w:val="%5."/>
      <w:lvlJc w:val="left"/>
      <w:pPr>
        <w:ind w:left="3600" w:hanging="360"/>
      </w:pPr>
    </w:lvl>
    <w:lvl w:ilvl="5" w:tplc="4E30F9A4">
      <w:start w:val="1"/>
      <w:numFmt w:val="lowerRoman"/>
      <w:lvlText w:val="%6."/>
      <w:lvlJc w:val="right"/>
      <w:pPr>
        <w:ind w:left="4320" w:hanging="180"/>
      </w:pPr>
    </w:lvl>
    <w:lvl w:ilvl="6" w:tplc="CFBE69B8">
      <w:start w:val="1"/>
      <w:numFmt w:val="decimal"/>
      <w:lvlText w:val="%7."/>
      <w:lvlJc w:val="left"/>
      <w:pPr>
        <w:ind w:left="5040" w:hanging="360"/>
      </w:pPr>
    </w:lvl>
    <w:lvl w:ilvl="7" w:tplc="59E4F40C">
      <w:start w:val="1"/>
      <w:numFmt w:val="lowerLetter"/>
      <w:lvlText w:val="%8."/>
      <w:lvlJc w:val="left"/>
      <w:pPr>
        <w:ind w:left="5760" w:hanging="360"/>
      </w:pPr>
    </w:lvl>
    <w:lvl w:ilvl="8" w:tplc="2DB86964">
      <w:start w:val="1"/>
      <w:numFmt w:val="lowerRoman"/>
      <w:lvlText w:val="%9."/>
      <w:lvlJc w:val="right"/>
      <w:pPr>
        <w:ind w:left="6480" w:hanging="180"/>
      </w:pPr>
    </w:lvl>
  </w:abstractNum>
  <w:abstractNum w:abstractNumId="37" w15:restartNumberingAfterBreak="0">
    <w:nsid w:val="71384287"/>
    <w:multiLevelType w:val="hybridMultilevel"/>
    <w:tmpl w:val="BFA015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1051E5"/>
    <w:multiLevelType w:val="hybridMultilevel"/>
    <w:tmpl w:val="70E0A948"/>
    <w:lvl w:ilvl="0" w:tplc="B78ACBEA">
      <w:start w:val="1"/>
      <w:numFmt w:val="decimal"/>
      <w:lvlText w:val="%1."/>
      <w:lvlJc w:val="left"/>
      <w:pPr>
        <w:ind w:left="720" w:hanging="360"/>
      </w:pPr>
    </w:lvl>
    <w:lvl w:ilvl="1" w:tplc="51B2AD18">
      <w:start w:val="1"/>
      <w:numFmt w:val="lowerLetter"/>
      <w:lvlText w:val="%2."/>
      <w:lvlJc w:val="left"/>
      <w:pPr>
        <w:ind w:left="1440" w:hanging="360"/>
      </w:pPr>
    </w:lvl>
    <w:lvl w:ilvl="2" w:tplc="0862D37E">
      <w:start w:val="1"/>
      <w:numFmt w:val="lowerRoman"/>
      <w:lvlText w:val="%3."/>
      <w:lvlJc w:val="right"/>
      <w:pPr>
        <w:ind w:left="2160" w:hanging="180"/>
      </w:pPr>
    </w:lvl>
    <w:lvl w:ilvl="3" w:tplc="3FCAA1A2">
      <w:start w:val="1"/>
      <w:numFmt w:val="decimal"/>
      <w:lvlText w:val="%4."/>
      <w:lvlJc w:val="left"/>
      <w:pPr>
        <w:ind w:left="2880" w:hanging="360"/>
      </w:pPr>
    </w:lvl>
    <w:lvl w:ilvl="4" w:tplc="2FEE0DF2">
      <w:start w:val="1"/>
      <w:numFmt w:val="lowerLetter"/>
      <w:lvlText w:val="%5."/>
      <w:lvlJc w:val="left"/>
      <w:pPr>
        <w:ind w:left="3600" w:hanging="360"/>
      </w:pPr>
    </w:lvl>
    <w:lvl w:ilvl="5" w:tplc="3C0CE930">
      <w:start w:val="1"/>
      <w:numFmt w:val="lowerRoman"/>
      <w:lvlText w:val="%6."/>
      <w:lvlJc w:val="right"/>
      <w:pPr>
        <w:ind w:left="4320" w:hanging="180"/>
      </w:pPr>
    </w:lvl>
    <w:lvl w:ilvl="6" w:tplc="807451CC">
      <w:start w:val="1"/>
      <w:numFmt w:val="decimal"/>
      <w:lvlText w:val="%7."/>
      <w:lvlJc w:val="left"/>
      <w:pPr>
        <w:ind w:left="5040" w:hanging="360"/>
      </w:pPr>
    </w:lvl>
    <w:lvl w:ilvl="7" w:tplc="934087F6">
      <w:start w:val="1"/>
      <w:numFmt w:val="lowerLetter"/>
      <w:lvlText w:val="%8."/>
      <w:lvlJc w:val="left"/>
      <w:pPr>
        <w:ind w:left="5760" w:hanging="360"/>
      </w:pPr>
    </w:lvl>
    <w:lvl w:ilvl="8" w:tplc="48C4FB66">
      <w:start w:val="1"/>
      <w:numFmt w:val="lowerRoman"/>
      <w:lvlText w:val="%9."/>
      <w:lvlJc w:val="right"/>
      <w:pPr>
        <w:ind w:left="6480" w:hanging="180"/>
      </w:pPr>
    </w:lvl>
  </w:abstractNum>
  <w:abstractNum w:abstractNumId="39" w15:restartNumberingAfterBreak="0">
    <w:nsid w:val="7F129E4D"/>
    <w:multiLevelType w:val="hybridMultilevel"/>
    <w:tmpl w:val="C1928018"/>
    <w:lvl w:ilvl="0" w:tplc="AD94B7F8">
      <w:start w:val="1"/>
      <w:numFmt w:val="upperRoman"/>
      <w:lvlText w:val="%1)"/>
      <w:lvlJc w:val="left"/>
      <w:pPr>
        <w:ind w:left="720" w:hanging="360"/>
      </w:pPr>
    </w:lvl>
    <w:lvl w:ilvl="1" w:tplc="3138C128">
      <w:start w:val="1"/>
      <w:numFmt w:val="lowerLetter"/>
      <w:lvlText w:val="%2."/>
      <w:lvlJc w:val="left"/>
      <w:pPr>
        <w:ind w:left="1440" w:hanging="360"/>
      </w:pPr>
    </w:lvl>
    <w:lvl w:ilvl="2" w:tplc="B43AC15C">
      <w:start w:val="1"/>
      <w:numFmt w:val="lowerRoman"/>
      <w:lvlText w:val="%3."/>
      <w:lvlJc w:val="right"/>
      <w:pPr>
        <w:ind w:left="2160" w:hanging="180"/>
      </w:pPr>
    </w:lvl>
    <w:lvl w:ilvl="3" w:tplc="7DD01C86">
      <w:start w:val="1"/>
      <w:numFmt w:val="decimal"/>
      <w:lvlText w:val="%4."/>
      <w:lvlJc w:val="left"/>
      <w:pPr>
        <w:ind w:left="2880" w:hanging="360"/>
      </w:pPr>
    </w:lvl>
    <w:lvl w:ilvl="4" w:tplc="C960ECAC">
      <w:start w:val="1"/>
      <w:numFmt w:val="lowerLetter"/>
      <w:lvlText w:val="%5."/>
      <w:lvlJc w:val="left"/>
      <w:pPr>
        <w:ind w:left="3600" w:hanging="360"/>
      </w:pPr>
    </w:lvl>
    <w:lvl w:ilvl="5" w:tplc="2B46A58A">
      <w:start w:val="1"/>
      <w:numFmt w:val="lowerRoman"/>
      <w:lvlText w:val="%6."/>
      <w:lvlJc w:val="right"/>
      <w:pPr>
        <w:ind w:left="4320" w:hanging="180"/>
      </w:pPr>
    </w:lvl>
    <w:lvl w:ilvl="6" w:tplc="0F881246">
      <w:start w:val="1"/>
      <w:numFmt w:val="decimal"/>
      <w:lvlText w:val="%7."/>
      <w:lvlJc w:val="left"/>
      <w:pPr>
        <w:ind w:left="5040" w:hanging="360"/>
      </w:pPr>
    </w:lvl>
    <w:lvl w:ilvl="7" w:tplc="4BCE9928">
      <w:start w:val="1"/>
      <w:numFmt w:val="lowerLetter"/>
      <w:lvlText w:val="%8."/>
      <w:lvlJc w:val="left"/>
      <w:pPr>
        <w:ind w:left="5760" w:hanging="360"/>
      </w:pPr>
    </w:lvl>
    <w:lvl w:ilvl="8" w:tplc="3F90DE9E">
      <w:start w:val="1"/>
      <w:numFmt w:val="lowerRoman"/>
      <w:lvlText w:val="%9."/>
      <w:lvlJc w:val="right"/>
      <w:pPr>
        <w:ind w:left="6480" w:hanging="180"/>
      </w:pPr>
    </w:lvl>
  </w:abstractNum>
  <w:num w:numId="1" w16cid:durableId="823397860">
    <w:abstractNumId w:val="20"/>
  </w:num>
  <w:num w:numId="2" w16cid:durableId="416750862">
    <w:abstractNumId w:val="22"/>
  </w:num>
  <w:num w:numId="3" w16cid:durableId="2093309393">
    <w:abstractNumId w:val="28"/>
  </w:num>
  <w:num w:numId="4" w16cid:durableId="1845781569">
    <w:abstractNumId w:val="26"/>
  </w:num>
  <w:num w:numId="5" w16cid:durableId="500506922">
    <w:abstractNumId w:val="23"/>
  </w:num>
  <w:num w:numId="6" w16cid:durableId="625239995">
    <w:abstractNumId w:val="0"/>
  </w:num>
  <w:num w:numId="7" w16cid:durableId="1228684263">
    <w:abstractNumId w:val="12"/>
  </w:num>
  <w:num w:numId="8" w16cid:durableId="1494951696">
    <w:abstractNumId w:val="9"/>
  </w:num>
  <w:num w:numId="9" w16cid:durableId="1343438665">
    <w:abstractNumId w:val="27"/>
  </w:num>
  <w:num w:numId="10" w16cid:durableId="1136265010">
    <w:abstractNumId w:val="8"/>
  </w:num>
  <w:num w:numId="11" w16cid:durableId="544761081">
    <w:abstractNumId w:val="38"/>
  </w:num>
  <w:num w:numId="12" w16cid:durableId="11415538">
    <w:abstractNumId w:val="4"/>
  </w:num>
  <w:num w:numId="13" w16cid:durableId="668093798">
    <w:abstractNumId w:val="14"/>
  </w:num>
  <w:num w:numId="14" w16cid:durableId="1680548734">
    <w:abstractNumId w:val="24"/>
  </w:num>
  <w:num w:numId="15" w16cid:durableId="1903637630">
    <w:abstractNumId w:val="39"/>
  </w:num>
  <w:num w:numId="16" w16cid:durableId="1761368675">
    <w:abstractNumId w:val="11"/>
  </w:num>
  <w:num w:numId="17" w16cid:durableId="943610366">
    <w:abstractNumId w:val="15"/>
  </w:num>
  <w:num w:numId="18" w16cid:durableId="1184517064">
    <w:abstractNumId w:val="17"/>
  </w:num>
  <w:num w:numId="19" w16cid:durableId="2111125737">
    <w:abstractNumId w:val="25"/>
  </w:num>
  <w:num w:numId="20" w16cid:durableId="1044789322">
    <w:abstractNumId w:val="10"/>
  </w:num>
  <w:num w:numId="21" w16cid:durableId="425158356">
    <w:abstractNumId w:val="32"/>
  </w:num>
  <w:num w:numId="22" w16cid:durableId="1380402710">
    <w:abstractNumId w:val="21"/>
  </w:num>
  <w:num w:numId="23" w16cid:durableId="1489974037">
    <w:abstractNumId w:val="36"/>
  </w:num>
  <w:num w:numId="24" w16cid:durableId="2089303114">
    <w:abstractNumId w:val="18"/>
  </w:num>
  <w:num w:numId="25" w16cid:durableId="210388071">
    <w:abstractNumId w:val="33"/>
  </w:num>
  <w:num w:numId="26" w16cid:durableId="1640770551">
    <w:abstractNumId w:val="35"/>
  </w:num>
  <w:num w:numId="27" w16cid:durableId="1176074061">
    <w:abstractNumId w:val="6"/>
  </w:num>
  <w:num w:numId="28" w16cid:durableId="1800295386">
    <w:abstractNumId w:val="5"/>
  </w:num>
  <w:num w:numId="29" w16cid:durableId="1060979463">
    <w:abstractNumId w:val="2"/>
  </w:num>
  <w:num w:numId="30" w16cid:durableId="1864174484">
    <w:abstractNumId w:val="13"/>
  </w:num>
  <w:num w:numId="31" w16cid:durableId="1418137047">
    <w:abstractNumId w:val="30"/>
  </w:num>
  <w:num w:numId="32" w16cid:durableId="2112117317">
    <w:abstractNumId w:val="37"/>
  </w:num>
  <w:num w:numId="33" w16cid:durableId="1931085666">
    <w:abstractNumId w:val="7"/>
  </w:num>
  <w:num w:numId="34" w16cid:durableId="1817643046">
    <w:abstractNumId w:val="1"/>
  </w:num>
  <w:num w:numId="35" w16cid:durableId="1570381683">
    <w:abstractNumId w:val="34"/>
  </w:num>
  <w:num w:numId="36" w16cid:durableId="1972704198">
    <w:abstractNumId w:val="29"/>
  </w:num>
  <w:num w:numId="37" w16cid:durableId="192765338">
    <w:abstractNumId w:val="16"/>
  </w:num>
  <w:num w:numId="38" w16cid:durableId="781455660">
    <w:abstractNumId w:val="3"/>
  </w:num>
  <w:num w:numId="39" w16cid:durableId="2096366362">
    <w:abstractNumId w:val="19"/>
  </w:num>
  <w:num w:numId="40" w16cid:durableId="1360740698">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on Fintel, Dieter [dieter2@sun.ac.za]">
    <w15:presenceInfo w15:providerId="AD" w15:userId="S::dieter2@sun.ac.za::ffcf12d4-a7d1-4fea-9fd6-b78e74def466"/>
  </w15:person>
  <w15:person w15:author="marliespiek@icloud.com">
    <w15:presenceInfo w15:providerId="Windows Live" w15:userId="58e5b70132137d16"/>
  </w15:person>
  <w15:person w15:author="seiroi@gmail.com">
    <w15:presenceInfo w15:providerId="AD" w15:userId="S::urn:spo:guest#seiroi@gmail.com::"/>
  </w15:person>
  <w15:person w15:author="成朗">
    <w15:presenceInfo w15:providerId="AD" w15:userId="S::Seiro_Ito@jetro.go.jp::9ec6789a-2c76-4cf0-bd10-af35c7229f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revisionView w:markup="0" w:inkAnnotations="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xMDY0NDQzMzM0NDZV0lEKTi0uzszPAykwqQUAjNDbnSwAAAA="/>
  </w:docVars>
  <w:rsids>
    <w:rsidRoot w:val="002344E0"/>
    <w:rsid w:val="0000333F"/>
    <w:rsid w:val="00005DD9"/>
    <w:rsid w:val="00020DB8"/>
    <w:rsid w:val="00021089"/>
    <w:rsid w:val="00022910"/>
    <w:rsid w:val="00025794"/>
    <w:rsid w:val="00026982"/>
    <w:rsid w:val="0002698E"/>
    <w:rsid w:val="00031B7F"/>
    <w:rsid w:val="00032682"/>
    <w:rsid w:val="0003278E"/>
    <w:rsid w:val="000343B7"/>
    <w:rsid w:val="0003540F"/>
    <w:rsid w:val="00040D17"/>
    <w:rsid w:val="000427CD"/>
    <w:rsid w:val="00045E23"/>
    <w:rsid w:val="000500A2"/>
    <w:rsid w:val="0005265F"/>
    <w:rsid w:val="00053577"/>
    <w:rsid w:val="000536E6"/>
    <w:rsid w:val="00053D35"/>
    <w:rsid w:val="00063442"/>
    <w:rsid w:val="0006350A"/>
    <w:rsid w:val="00063C71"/>
    <w:rsid w:val="00063ECE"/>
    <w:rsid w:val="00064624"/>
    <w:rsid w:val="0006503A"/>
    <w:rsid w:val="00066C8D"/>
    <w:rsid w:val="00067AF6"/>
    <w:rsid w:val="00067B4E"/>
    <w:rsid w:val="00072288"/>
    <w:rsid w:val="00082070"/>
    <w:rsid w:val="00090668"/>
    <w:rsid w:val="000933A1"/>
    <w:rsid w:val="000945CD"/>
    <w:rsid w:val="0009488C"/>
    <w:rsid w:val="00094B7E"/>
    <w:rsid w:val="000A5D9A"/>
    <w:rsid w:val="000A5E95"/>
    <w:rsid w:val="000A7104"/>
    <w:rsid w:val="000B2399"/>
    <w:rsid w:val="000B6D87"/>
    <w:rsid w:val="000B73C5"/>
    <w:rsid w:val="000C03CE"/>
    <w:rsid w:val="000C2F0C"/>
    <w:rsid w:val="000C36B3"/>
    <w:rsid w:val="000C4149"/>
    <w:rsid w:val="000D263A"/>
    <w:rsid w:val="000D2B30"/>
    <w:rsid w:val="000D5264"/>
    <w:rsid w:val="000E363F"/>
    <w:rsid w:val="000E70CB"/>
    <w:rsid w:val="000F3EB0"/>
    <w:rsid w:val="000F41D1"/>
    <w:rsid w:val="000F5A7D"/>
    <w:rsid w:val="000F5C3C"/>
    <w:rsid w:val="00101E8E"/>
    <w:rsid w:val="00103294"/>
    <w:rsid w:val="001108C6"/>
    <w:rsid w:val="0011187F"/>
    <w:rsid w:val="00113BA2"/>
    <w:rsid w:val="00114020"/>
    <w:rsid w:val="00115520"/>
    <w:rsid w:val="00115C52"/>
    <w:rsid w:val="00116AA2"/>
    <w:rsid w:val="00117345"/>
    <w:rsid w:val="00120034"/>
    <w:rsid w:val="00123E9C"/>
    <w:rsid w:val="00125135"/>
    <w:rsid w:val="00126AC1"/>
    <w:rsid w:val="001301CC"/>
    <w:rsid w:val="0013048E"/>
    <w:rsid w:val="001321AA"/>
    <w:rsid w:val="001331C4"/>
    <w:rsid w:val="00136567"/>
    <w:rsid w:val="001429F1"/>
    <w:rsid w:val="001433C6"/>
    <w:rsid w:val="00145300"/>
    <w:rsid w:val="00151A0B"/>
    <w:rsid w:val="001568D1"/>
    <w:rsid w:val="001578EC"/>
    <w:rsid w:val="0015796A"/>
    <w:rsid w:val="00162558"/>
    <w:rsid w:val="00162B43"/>
    <w:rsid w:val="00162C38"/>
    <w:rsid w:val="001708AC"/>
    <w:rsid w:val="00170D39"/>
    <w:rsid w:val="001717B9"/>
    <w:rsid w:val="00172844"/>
    <w:rsid w:val="001759D5"/>
    <w:rsid w:val="00177581"/>
    <w:rsid w:val="0018270C"/>
    <w:rsid w:val="00183C96"/>
    <w:rsid w:val="0018400F"/>
    <w:rsid w:val="0018575D"/>
    <w:rsid w:val="001933B7"/>
    <w:rsid w:val="00193A20"/>
    <w:rsid w:val="00194887"/>
    <w:rsid w:val="00197C1C"/>
    <w:rsid w:val="001A0A6A"/>
    <w:rsid w:val="001A0FF1"/>
    <w:rsid w:val="001A1D3F"/>
    <w:rsid w:val="001A25F0"/>
    <w:rsid w:val="001A3E3E"/>
    <w:rsid w:val="001B3434"/>
    <w:rsid w:val="001B6099"/>
    <w:rsid w:val="001B73FC"/>
    <w:rsid w:val="001C0B7E"/>
    <w:rsid w:val="001C3DBC"/>
    <w:rsid w:val="001C73DF"/>
    <w:rsid w:val="001D4035"/>
    <w:rsid w:val="001D615E"/>
    <w:rsid w:val="001E34DC"/>
    <w:rsid w:val="001E5F90"/>
    <w:rsid w:val="001E6793"/>
    <w:rsid w:val="001E7C9C"/>
    <w:rsid w:val="001F24DE"/>
    <w:rsid w:val="001F3724"/>
    <w:rsid w:val="001F53B0"/>
    <w:rsid w:val="001F5E1E"/>
    <w:rsid w:val="00200214"/>
    <w:rsid w:val="0020174F"/>
    <w:rsid w:val="002053CC"/>
    <w:rsid w:val="00207E3A"/>
    <w:rsid w:val="00211C9F"/>
    <w:rsid w:val="002124CD"/>
    <w:rsid w:val="002200B7"/>
    <w:rsid w:val="00220106"/>
    <w:rsid w:val="00220F78"/>
    <w:rsid w:val="00223593"/>
    <w:rsid w:val="00226189"/>
    <w:rsid w:val="00230A0A"/>
    <w:rsid w:val="00233A7C"/>
    <w:rsid w:val="002344E0"/>
    <w:rsid w:val="00235AD0"/>
    <w:rsid w:val="00237C19"/>
    <w:rsid w:val="00245A2A"/>
    <w:rsid w:val="00246DF3"/>
    <w:rsid w:val="00247056"/>
    <w:rsid w:val="00250818"/>
    <w:rsid w:val="00250BFB"/>
    <w:rsid w:val="00250C00"/>
    <w:rsid w:val="002512CA"/>
    <w:rsid w:val="00252705"/>
    <w:rsid w:val="00253E9C"/>
    <w:rsid w:val="002609A3"/>
    <w:rsid w:val="00260E7D"/>
    <w:rsid w:val="002630F5"/>
    <w:rsid w:val="00263EB4"/>
    <w:rsid w:val="00266648"/>
    <w:rsid w:val="00267F01"/>
    <w:rsid w:val="0027298E"/>
    <w:rsid w:val="00273C47"/>
    <w:rsid w:val="00273EA4"/>
    <w:rsid w:val="00280447"/>
    <w:rsid w:val="00283CBF"/>
    <w:rsid w:val="0029343F"/>
    <w:rsid w:val="002964B7"/>
    <w:rsid w:val="00297EDB"/>
    <w:rsid w:val="002A087F"/>
    <w:rsid w:val="002A105A"/>
    <w:rsid w:val="002A110B"/>
    <w:rsid w:val="002A1E75"/>
    <w:rsid w:val="002A3CC9"/>
    <w:rsid w:val="002A44C1"/>
    <w:rsid w:val="002A4BF2"/>
    <w:rsid w:val="002A4D06"/>
    <w:rsid w:val="002A5745"/>
    <w:rsid w:val="002A7A03"/>
    <w:rsid w:val="002A7D5A"/>
    <w:rsid w:val="002B152C"/>
    <w:rsid w:val="002B1830"/>
    <w:rsid w:val="002B1BF9"/>
    <w:rsid w:val="002B4B7E"/>
    <w:rsid w:val="002B56F9"/>
    <w:rsid w:val="002B5943"/>
    <w:rsid w:val="002B6241"/>
    <w:rsid w:val="002B6CD0"/>
    <w:rsid w:val="002C1F31"/>
    <w:rsid w:val="002C3AC0"/>
    <w:rsid w:val="002CED4A"/>
    <w:rsid w:val="002D1FF1"/>
    <w:rsid w:val="002D4B46"/>
    <w:rsid w:val="002E095C"/>
    <w:rsid w:val="002E15CC"/>
    <w:rsid w:val="002E23A6"/>
    <w:rsid w:val="002E54DA"/>
    <w:rsid w:val="002F3ED0"/>
    <w:rsid w:val="002F934E"/>
    <w:rsid w:val="00300037"/>
    <w:rsid w:val="0030086D"/>
    <w:rsid w:val="0030453B"/>
    <w:rsid w:val="00307D88"/>
    <w:rsid w:val="0030B6C8"/>
    <w:rsid w:val="0031010F"/>
    <w:rsid w:val="003146E8"/>
    <w:rsid w:val="003151F2"/>
    <w:rsid w:val="0032115A"/>
    <w:rsid w:val="0032126C"/>
    <w:rsid w:val="00321CA9"/>
    <w:rsid w:val="003227E1"/>
    <w:rsid w:val="00322DD0"/>
    <w:rsid w:val="00323D99"/>
    <w:rsid w:val="00326807"/>
    <w:rsid w:val="003302A4"/>
    <w:rsid w:val="00333A2D"/>
    <w:rsid w:val="00337B03"/>
    <w:rsid w:val="0034165E"/>
    <w:rsid w:val="00343D74"/>
    <w:rsid w:val="003447D7"/>
    <w:rsid w:val="00346F0C"/>
    <w:rsid w:val="00347251"/>
    <w:rsid w:val="003518FB"/>
    <w:rsid w:val="003523D4"/>
    <w:rsid w:val="00352B3D"/>
    <w:rsid w:val="00353B59"/>
    <w:rsid w:val="003545E1"/>
    <w:rsid w:val="0036172D"/>
    <w:rsid w:val="003626BA"/>
    <w:rsid w:val="00362869"/>
    <w:rsid w:val="0036471C"/>
    <w:rsid w:val="00364838"/>
    <w:rsid w:val="0036624F"/>
    <w:rsid w:val="00367614"/>
    <w:rsid w:val="00367F62"/>
    <w:rsid w:val="00370148"/>
    <w:rsid w:val="00370F9D"/>
    <w:rsid w:val="00371EE5"/>
    <w:rsid w:val="00373AC8"/>
    <w:rsid w:val="00374865"/>
    <w:rsid w:val="00383828"/>
    <w:rsid w:val="00384152"/>
    <w:rsid w:val="003844E0"/>
    <w:rsid w:val="003908C7"/>
    <w:rsid w:val="003910A0"/>
    <w:rsid w:val="003910C9"/>
    <w:rsid w:val="003924CD"/>
    <w:rsid w:val="0039461C"/>
    <w:rsid w:val="00396562"/>
    <w:rsid w:val="003B12A9"/>
    <w:rsid w:val="003B20F2"/>
    <w:rsid w:val="003B73F2"/>
    <w:rsid w:val="003C4D62"/>
    <w:rsid w:val="003C52C9"/>
    <w:rsid w:val="003D5304"/>
    <w:rsid w:val="003D75B6"/>
    <w:rsid w:val="003D75EC"/>
    <w:rsid w:val="003E05DC"/>
    <w:rsid w:val="003E2DEB"/>
    <w:rsid w:val="003E72CB"/>
    <w:rsid w:val="003E7A9B"/>
    <w:rsid w:val="003E7F7D"/>
    <w:rsid w:val="003F0191"/>
    <w:rsid w:val="003F06BA"/>
    <w:rsid w:val="003F0B04"/>
    <w:rsid w:val="003F5129"/>
    <w:rsid w:val="003F796D"/>
    <w:rsid w:val="00400CB2"/>
    <w:rsid w:val="004013CF"/>
    <w:rsid w:val="004041AF"/>
    <w:rsid w:val="00405893"/>
    <w:rsid w:val="00414275"/>
    <w:rsid w:val="00416E87"/>
    <w:rsid w:val="004206CB"/>
    <w:rsid w:val="004213D5"/>
    <w:rsid w:val="00421EE6"/>
    <w:rsid w:val="00422B03"/>
    <w:rsid w:val="00425970"/>
    <w:rsid w:val="00435DFB"/>
    <w:rsid w:val="00441013"/>
    <w:rsid w:val="0044221E"/>
    <w:rsid w:val="004450C2"/>
    <w:rsid w:val="00450186"/>
    <w:rsid w:val="0045223B"/>
    <w:rsid w:val="00454FD1"/>
    <w:rsid w:val="00462858"/>
    <w:rsid w:val="00467093"/>
    <w:rsid w:val="004711B6"/>
    <w:rsid w:val="0047163C"/>
    <w:rsid w:val="00471AD7"/>
    <w:rsid w:val="00473363"/>
    <w:rsid w:val="00475993"/>
    <w:rsid w:val="004764D9"/>
    <w:rsid w:val="0048032C"/>
    <w:rsid w:val="004816D5"/>
    <w:rsid w:val="0049227A"/>
    <w:rsid w:val="004A2F98"/>
    <w:rsid w:val="004A78B7"/>
    <w:rsid w:val="004C1D60"/>
    <w:rsid w:val="004C2F90"/>
    <w:rsid w:val="004C4868"/>
    <w:rsid w:val="004C4CB9"/>
    <w:rsid w:val="004C79C4"/>
    <w:rsid w:val="004D12B9"/>
    <w:rsid w:val="004D16C0"/>
    <w:rsid w:val="004D1DB9"/>
    <w:rsid w:val="004D77CE"/>
    <w:rsid w:val="004DD1EF"/>
    <w:rsid w:val="004E532E"/>
    <w:rsid w:val="004F4C35"/>
    <w:rsid w:val="004F4E89"/>
    <w:rsid w:val="004F67D9"/>
    <w:rsid w:val="00502FEE"/>
    <w:rsid w:val="00503E8F"/>
    <w:rsid w:val="005061BF"/>
    <w:rsid w:val="00520001"/>
    <w:rsid w:val="005202FB"/>
    <w:rsid w:val="0052137D"/>
    <w:rsid w:val="00521430"/>
    <w:rsid w:val="0052510F"/>
    <w:rsid w:val="0052602D"/>
    <w:rsid w:val="00530DFD"/>
    <w:rsid w:val="00531536"/>
    <w:rsid w:val="00531606"/>
    <w:rsid w:val="0053161D"/>
    <w:rsid w:val="00533634"/>
    <w:rsid w:val="005339D9"/>
    <w:rsid w:val="00534268"/>
    <w:rsid w:val="005361F8"/>
    <w:rsid w:val="00536E76"/>
    <w:rsid w:val="00540147"/>
    <w:rsid w:val="005412E3"/>
    <w:rsid w:val="0054185B"/>
    <w:rsid w:val="00542E41"/>
    <w:rsid w:val="00544426"/>
    <w:rsid w:val="00554E38"/>
    <w:rsid w:val="005608A0"/>
    <w:rsid w:val="00560C40"/>
    <w:rsid w:val="0057414C"/>
    <w:rsid w:val="00574F18"/>
    <w:rsid w:val="005817F1"/>
    <w:rsid w:val="005820D9"/>
    <w:rsid w:val="00583F06"/>
    <w:rsid w:val="00593896"/>
    <w:rsid w:val="00596198"/>
    <w:rsid w:val="00596CA3"/>
    <w:rsid w:val="00597DE4"/>
    <w:rsid w:val="00597EBE"/>
    <w:rsid w:val="005A3862"/>
    <w:rsid w:val="005A3C2E"/>
    <w:rsid w:val="005A3F6E"/>
    <w:rsid w:val="005A4D9A"/>
    <w:rsid w:val="005A5CB4"/>
    <w:rsid w:val="005A7B1B"/>
    <w:rsid w:val="005B002E"/>
    <w:rsid w:val="005B0EFB"/>
    <w:rsid w:val="005B1B78"/>
    <w:rsid w:val="005B3CAE"/>
    <w:rsid w:val="005B5587"/>
    <w:rsid w:val="005B7279"/>
    <w:rsid w:val="005C0DFD"/>
    <w:rsid w:val="005C0E04"/>
    <w:rsid w:val="005C10B9"/>
    <w:rsid w:val="005C2ACF"/>
    <w:rsid w:val="005D2833"/>
    <w:rsid w:val="005D4016"/>
    <w:rsid w:val="005D5C42"/>
    <w:rsid w:val="005D6DD3"/>
    <w:rsid w:val="005E55DA"/>
    <w:rsid w:val="005E57A8"/>
    <w:rsid w:val="005F0C15"/>
    <w:rsid w:val="005F0E18"/>
    <w:rsid w:val="005F45D5"/>
    <w:rsid w:val="005F6B71"/>
    <w:rsid w:val="006010D7"/>
    <w:rsid w:val="006058EA"/>
    <w:rsid w:val="006125ED"/>
    <w:rsid w:val="0061300D"/>
    <w:rsid w:val="00613B7C"/>
    <w:rsid w:val="00614EC9"/>
    <w:rsid w:val="006169D2"/>
    <w:rsid w:val="00621C52"/>
    <w:rsid w:val="00622C3C"/>
    <w:rsid w:val="006251B0"/>
    <w:rsid w:val="0062536E"/>
    <w:rsid w:val="00625A9E"/>
    <w:rsid w:val="006310A0"/>
    <w:rsid w:val="006311FA"/>
    <w:rsid w:val="0063165C"/>
    <w:rsid w:val="00634379"/>
    <w:rsid w:val="00642601"/>
    <w:rsid w:val="006430E9"/>
    <w:rsid w:val="006430EA"/>
    <w:rsid w:val="00643436"/>
    <w:rsid w:val="00643DFD"/>
    <w:rsid w:val="00647E77"/>
    <w:rsid w:val="00651A66"/>
    <w:rsid w:val="00652ED0"/>
    <w:rsid w:val="006537C1"/>
    <w:rsid w:val="006537FD"/>
    <w:rsid w:val="00654FD9"/>
    <w:rsid w:val="00656086"/>
    <w:rsid w:val="00656E5B"/>
    <w:rsid w:val="00662AF6"/>
    <w:rsid w:val="00662F64"/>
    <w:rsid w:val="00666001"/>
    <w:rsid w:val="00666463"/>
    <w:rsid w:val="00670441"/>
    <w:rsid w:val="00672356"/>
    <w:rsid w:val="0067292B"/>
    <w:rsid w:val="0067333F"/>
    <w:rsid w:val="00680139"/>
    <w:rsid w:val="00682A06"/>
    <w:rsid w:val="00684BB8"/>
    <w:rsid w:val="0068614A"/>
    <w:rsid w:val="006862A2"/>
    <w:rsid w:val="00687129"/>
    <w:rsid w:val="0068734D"/>
    <w:rsid w:val="006873F5"/>
    <w:rsid w:val="00687826"/>
    <w:rsid w:val="00690B7B"/>
    <w:rsid w:val="00691C09"/>
    <w:rsid w:val="00692077"/>
    <w:rsid w:val="0069731C"/>
    <w:rsid w:val="006A1D1E"/>
    <w:rsid w:val="006A39A7"/>
    <w:rsid w:val="006A4297"/>
    <w:rsid w:val="006A5A4E"/>
    <w:rsid w:val="006A6087"/>
    <w:rsid w:val="006B3AF0"/>
    <w:rsid w:val="006B5308"/>
    <w:rsid w:val="006B5848"/>
    <w:rsid w:val="006B6AE7"/>
    <w:rsid w:val="006C0736"/>
    <w:rsid w:val="006C2852"/>
    <w:rsid w:val="006C4657"/>
    <w:rsid w:val="006C4BAE"/>
    <w:rsid w:val="006C5C92"/>
    <w:rsid w:val="006C5EE8"/>
    <w:rsid w:val="006C7746"/>
    <w:rsid w:val="006D0727"/>
    <w:rsid w:val="006D7BB5"/>
    <w:rsid w:val="006E0EB9"/>
    <w:rsid w:val="006E23AE"/>
    <w:rsid w:val="006F48A3"/>
    <w:rsid w:val="007021D2"/>
    <w:rsid w:val="00707F75"/>
    <w:rsid w:val="007128D7"/>
    <w:rsid w:val="00720201"/>
    <w:rsid w:val="0072113F"/>
    <w:rsid w:val="00722D11"/>
    <w:rsid w:val="0072310C"/>
    <w:rsid w:val="00725913"/>
    <w:rsid w:val="00731A5B"/>
    <w:rsid w:val="00736F86"/>
    <w:rsid w:val="00737DC0"/>
    <w:rsid w:val="00743275"/>
    <w:rsid w:val="007438AA"/>
    <w:rsid w:val="00745F92"/>
    <w:rsid w:val="00746DC3"/>
    <w:rsid w:val="00750168"/>
    <w:rsid w:val="007504DB"/>
    <w:rsid w:val="00756535"/>
    <w:rsid w:val="00760EB8"/>
    <w:rsid w:val="007615A1"/>
    <w:rsid w:val="00766670"/>
    <w:rsid w:val="00770559"/>
    <w:rsid w:val="00770F1F"/>
    <w:rsid w:val="00777259"/>
    <w:rsid w:val="007804AA"/>
    <w:rsid w:val="007806CD"/>
    <w:rsid w:val="00780EE5"/>
    <w:rsid w:val="0078258E"/>
    <w:rsid w:val="00783293"/>
    <w:rsid w:val="00787F71"/>
    <w:rsid w:val="0079015A"/>
    <w:rsid w:val="00790D19"/>
    <w:rsid w:val="00791993"/>
    <w:rsid w:val="00791F43"/>
    <w:rsid w:val="00792E9F"/>
    <w:rsid w:val="007946F4"/>
    <w:rsid w:val="00794CC7"/>
    <w:rsid w:val="00797139"/>
    <w:rsid w:val="007973A2"/>
    <w:rsid w:val="007A6445"/>
    <w:rsid w:val="007B182F"/>
    <w:rsid w:val="007B35F1"/>
    <w:rsid w:val="007B4A40"/>
    <w:rsid w:val="007B5D1A"/>
    <w:rsid w:val="007C2B6F"/>
    <w:rsid w:val="007C59F8"/>
    <w:rsid w:val="007C5D9A"/>
    <w:rsid w:val="007C74A8"/>
    <w:rsid w:val="007C7FE7"/>
    <w:rsid w:val="007D023D"/>
    <w:rsid w:val="007D1EF7"/>
    <w:rsid w:val="007D2668"/>
    <w:rsid w:val="007D26E1"/>
    <w:rsid w:val="007E1309"/>
    <w:rsid w:val="007E7A55"/>
    <w:rsid w:val="007F19F1"/>
    <w:rsid w:val="007F2C89"/>
    <w:rsid w:val="007F3172"/>
    <w:rsid w:val="007F36CB"/>
    <w:rsid w:val="007F64EA"/>
    <w:rsid w:val="0080087B"/>
    <w:rsid w:val="008073E7"/>
    <w:rsid w:val="008108F7"/>
    <w:rsid w:val="008121CE"/>
    <w:rsid w:val="00812317"/>
    <w:rsid w:val="0081671A"/>
    <w:rsid w:val="00823E00"/>
    <w:rsid w:val="008273F4"/>
    <w:rsid w:val="00831B14"/>
    <w:rsid w:val="008330EF"/>
    <w:rsid w:val="00840128"/>
    <w:rsid w:val="00842B52"/>
    <w:rsid w:val="00845AE7"/>
    <w:rsid w:val="00852536"/>
    <w:rsid w:val="008527B2"/>
    <w:rsid w:val="00857EAC"/>
    <w:rsid w:val="00870794"/>
    <w:rsid w:val="00873204"/>
    <w:rsid w:val="008748A8"/>
    <w:rsid w:val="008754BA"/>
    <w:rsid w:val="00880C62"/>
    <w:rsid w:val="00883AA1"/>
    <w:rsid w:val="008878F5"/>
    <w:rsid w:val="00890232"/>
    <w:rsid w:val="008A1D8F"/>
    <w:rsid w:val="008A39E1"/>
    <w:rsid w:val="008B14DC"/>
    <w:rsid w:val="008B162C"/>
    <w:rsid w:val="008B2AE4"/>
    <w:rsid w:val="008B47BF"/>
    <w:rsid w:val="008B49AF"/>
    <w:rsid w:val="008B5616"/>
    <w:rsid w:val="008B73A0"/>
    <w:rsid w:val="008B7EB6"/>
    <w:rsid w:val="008C3349"/>
    <w:rsid w:val="008C4769"/>
    <w:rsid w:val="008C64CB"/>
    <w:rsid w:val="008D0011"/>
    <w:rsid w:val="008D00DB"/>
    <w:rsid w:val="008D1789"/>
    <w:rsid w:val="008D23CD"/>
    <w:rsid w:val="008D37E3"/>
    <w:rsid w:val="008D48E8"/>
    <w:rsid w:val="008D6A2E"/>
    <w:rsid w:val="008E1644"/>
    <w:rsid w:val="008E2897"/>
    <w:rsid w:val="008E7462"/>
    <w:rsid w:val="008E791F"/>
    <w:rsid w:val="008F0CFA"/>
    <w:rsid w:val="008F1B1E"/>
    <w:rsid w:val="008F2140"/>
    <w:rsid w:val="008F235C"/>
    <w:rsid w:val="008F5A4E"/>
    <w:rsid w:val="008F7DDD"/>
    <w:rsid w:val="00901292"/>
    <w:rsid w:val="00906F34"/>
    <w:rsid w:val="00910FA5"/>
    <w:rsid w:val="00911461"/>
    <w:rsid w:val="00915990"/>
    <w:rsid w:val="009215FB"/>
    <w:rsid w:val="00921BEB"/>
    <w:rsid w:val="00923058"/>
    <w:rsid w:val="0092658C"/>
    <w:rsid w:val="00926F52"/>
    <w:rsid w:val="0092709A"/>
    <w:rsid w:val="009276F8"/>
    <w:rsid w:val="009370E0"/>
    <w:rsid w:val="00940076"/>
    <w:rsid w:val="00942DE3"/>
    <w:rsid w:val="00943BA1"/>
    <w:rsid w:val="009466D8"/>
    <w:rsid w:val="009478EA"/>
    <w:rsid w:val="00947A32"/>
    <w:rsid w:val="0095187F"/>
    <w:rsid w:val="0095564E"/>
    <w:rsid w:val="00955726"/>
    <w:rsid w:val="00956866"/>
    <w:rsid w:val="00963933"/>
    <w:rsid w:val="00964AFD"/>
    <w:rsid w:val="00965FF9"/>
    <w:rsid w:val="009713D7"/>
    <w:rsid w:val="00973417"/>
    <w:rsid w:val="0098451A"/>
    <w:rsid w:val="00984FCA"/>
    <w:rsid w:val="00991CE6"/>
    <w:rsid w:val="00995696"/>
    <w:rsid w:val="0099768D"/>
    <w:rsid w:val="009A1344"/>
    <w:rsid w:val="009A3FB9"/>
    <w:rsid w:val="009A6F63"/>
    <w:rsid w:val="009A6F9B"/>
    <w:rsid w:val="009B0C90"/>
    <w:rsid w:val="009B1D52"/>
    <w:rsid w:val="009C0B68"/>
    <w:rsid w:val="009C2F6E"/>
    <w:rsid w:val="009C629E"/>
    <w:rsid w:val="009C6DF7"/>
    <w:rsid w:val="009D0643"/>
    <w:rsid w:val="009D2FFB"/>
    <w:rsid w:val="009D318D"/>
    <w:rsid w:val="009D385C"/>
    <w:rsid w:val="009D3DCE"/>
    <w:rsid w:val="009D67E4"/>
    <w:rsid w:val="009D6A4E"/>
    <w:rsid w:val="009D6CAC"/>
    <w:rsid w:val="009E0646"/>
    <w:rsid w:val="009E2942"/>
    <w:rsid w:val="009E33C3"/>
    <w:rsid w:val="009E5C9A"/>
    <w:rsid w:val="009E627E"/>
    <w:rsid w:val="009E6CA0"/>
    <w:rsid w:val="009F26C0"/>
    <w:rsid w:val="009F2DBC"/>
    <w:rsid w:val="009F7E2D"/>
    <w:rsid w:val="00A0020F"/>
    <w:rsid w:val="00A02671"/>
    <w:rsid w:val="00A028DB"/>
    <w:rsid w:val="00A05795"/>
    <w:rsid w:val="00A108B7"/>
    <w:rsid w:val="00A123BA"/>
    <w:rsid w:val="00A13C51"/>
    <w:rsid w:val="00A145F3"/>
    <w:rsid w:val="00A14B97"/>
    <w:rsid w:val="00A15E73"/>
    <w:rsid w:val="00A25BD0"/>
    <w:rsid w:val="00A2605E"/>
    <w:rsid w:val="00A30A12"/>
    <w:rsid w:val="00A317B2"/>
    <w:rsid w:val="00A33949"/>
    <w:rsid w:val="00A358D7"/>
    <w:rsid w:val="00A3590B"/>
    <w:rsid w:val="00A4216B"/>
    <w:rsid w:val="00A43867"/>
    <w:rsid w:val="00A45DF4"/>
    <w:rsid w:val="00A46B6D"/>
    <w:rsid w:val="00A46D66"/>
    <w:rsid w:val="00A577B6"/>
    <w:rsid w:val="00A640B0"/>
    <w:rsid w:val="00A66BC1"/>
    <w:rsid w:val="00A66C73"/>
    <w:rsid w:val="00A67217"/>
    <w:rsid w:val="00A703BC"/>
    <w:rsid w:val="00A72CA0"/>
    <w:rsid w:val="00A86276"/>
    <w:rsid w:val="00A92677"/>
    <w:rsid w:val="00A94D0A"/>
    <w:rsid w:val="00A955A9"/>
    <w:rsid w:val="00A99A93"/>
    <w:rsid w:val="00AA07A4"/>
    <w:rsid w:val="00AA16E3"/>
    <w:rsid w:val="00AA53B2"/>
    <w:rsid w:val="00AA62E4"/>
    <w:rsid w:val="00AB04E3"/>
    <w:rsid w:val="00AB0F1B"/>
    <w:rsid w:val="00AB27C9"/>
    <w:rsid w:val="00AB2B47"/>
    <w:rsid w:val="00AB4C5D"/>
    <w:rsid w:val="00AB534C"/>
    <w:rsid w:val="00AB7ACD"/>
    <w:rsid w:val="00AC0789"/>
    <w:rsid w:val="00AC30CA"/>
    <w:rsid w:val="00AC3F08"/>
    <w:rsid w:val="00AC59FA"/>
    <w:rsid w:val="00AD594D"/>
    <w:rsid w:val="00AE07D4"/>
    <w:rsid w:val="00AE23D9"/>
    <w:rsid w:val="00AE2452"/>
    <w:rsid w:val="00AE266F"/>
    <w:rsid w:val="00AE3B7C"/>
    <w:rsid w:val="00AE41C7"/>
    <w:rsid w:val="00AE4A0E"/>
    <w:rsid w:val="00AE77E5"/>
    <w:rsid w:val="00AF0490"/>
    <w:rsid w:val="00AF38D5"/>
    <w:rsid w:val="00AF61B7"/>
    <w:rsid w:val="00AF7746"/>
    <w:rsid w:val="00B01830"/>
    <w:rsid w:val="00B0344C"/>
    <w:rsid w:val="00B1160A"/>
    <w:rsid w:val="00B11F7B"/>
    <w:rsid w:val="00B1259F"/>
    <w:rsid w:val="00B13822"/>
    <w:rsid w:val="00B1394E"/>
    <w:rsid w:val="00B13FB1"/>
    <w:rsid w:val="00B142B8"/>
    <w:rsid w:val="00B1728A"/>
    <w:rsid w:val="00B20E46"/>
    <w:rsid w:val="00B216FF"/>
    <w:rsid w:val="00B2355F"/>
    <w:rsid w:val="00B2470E"/>
    <w:rsid w:val="00B25E68"/>
    <w:rsid w:val="00B26292"/>
    <w:rsid w:val="00B33477"/>
    <w:rsid w:val="00B36CFC"/>
    <w:rsid w:val="00B373C4"/>
    <w:rsid w:val="00B46BE3"/>
    <w:rsid w:val="00B46DAB"/>
    <w:rsid w:val="00B46DB8"/>
    <w:rsid w:val="00B4A715"/>
    <w:rsid w:val="00B52BFC"/>
    <w:rsid w:val="00B547BA"/>
    <w:rsid w:val="00B60EA5"/>
    <w:rsid w:val="00B63A89"/>
    <w:rsid w:val="00B7141F"/>
    <w:rsid w:val="00B73510"/>
    <w:rsid w:val="00B74B36"/>
    <w:rsid w:val="00B7731E"/>
    <w:rsid w:val="00B813E6"/>
    <w:rsid w:val="00B86774"/>
    <w:rsid w:val="00B871DB"/>
    <w:rsid w:val="00B9052E"/>
    <w:rsid w:val="00B93C60"/>
    <w:rsid w:val="00B93C81"/>
    <w:rsid w:val="00B95362"/>
    <w:rsid w:val="00B9597A"/>
    <w:rsid w:val="00BA1A0D"/>
    <w:rsid w:val="00BA2CF4"/>
    <w:rsid w:val="00BA436B"/>
    <w:rsid w:val="00BB2E13"/>
    <w:rsid w:val="00BC0676"/>
    <w:rsid w:val="00BC1E4B"/>
    <w:rsid w:val="00BC2BBC"/>
    <w:rsid w:val="00BC3AA5"/>
    <w:rsid w:val="00BC40C9"/>
    <w:rsid w:val="00BC49D8"/>
    <w:rsid w:val="00BC567E"/>
    <w:rsid w:val="00BD1110"/>
    <w:rsid w:val="00BD2C95"/>
    <w:rsid w:val="00BD73EE"/>
    <w:rsid w:val="00BE02A3"/>
    <w:rsid w:val="00BE33C2"/>
    <w:rsid w:val="00BE36B0"/>
    <w:rsid w:val="00BE4D80"/>
    <w:rsid w:val="00BE5920"/>
    <w:rsid w:val="00BE6C16"/>
    <w:rsid w:val="00BF07C0"/>
    <w:rsid w:val="00BF0FE0"/>
    <w:rsid w:val="00BF3EB6"/>
    <w:rsid w:val="00BF46BD"/>
    <w:rsid w:val="00BF5342"/>
    <w:rsid w:val="00BF55C6"/>
    <w:rsid w:val="00C01346"/>
    <w:rsid w:val="00C02B4A"/>
    <w:rsid w:val="00C105B3"/>
    <w:rsid w:val="00C122E7"/>
    <w:rsid w:val="00C12979"/>
    <w:rsid w:val="00C16DCB"/>
    <w:rsid w:val="00C21ED7"/>
    <w:rsid w:val="00C259D6"/>
    <w:rsid w:val="00C278DF"/>
    <w:rsid w:val="00C31B65"/>
    <w:rsid w:val="00C32A86"/>
    <w:rsid w:val="00C33330"/>
    <w:rsid w:val="00C354E6"/>
    <w:rsid w:val="00C52C3A"/>
    <w:rsid w:val="00C5364A"/>
    <w:rsid w:val="00C54E62"/>
    <w:rsid w:val="00C57B1A"/>
    <w:rsid w:val="00C60C2C"/>
    <w:rsid w:val="00C619A9"/>
    <w:rsid w:val="00C63B3A"/>
    <w:rsid w:val="00C64872"/>
    <w:rsid w:val="00C65AE6"/>
    <w:rsid w:val="00C665E7"/>
    <w:rsid w:val="00C66B28"/>
    <w:rsid w:val="00C7171B"/>
    <w:rsid w:val="00C72191"/>
    <w:rsid w:val="00C800C4"/>
    <w:rsid w:val="00C81E22"/>
    <w:rsid w:val="00C823DE"/>
    <w:rsid w:val="00C8521A"/>
    <w:rsid w:val="00C85E32"/>
    <w:rsid w:val="00C90115"/>
    <w:rsid w:val="00C94235"/>
    <w:rsid w:val="00C94C61"/>
    <w:rsid w:val="00C95DD8"/>
    <w:rsid w:val="00CA08AC"/>
    <w:rsid w:val="00CA0B86"/>
    <w:rsid w:val="00CA0C9B"/>
    <w:rsid w:val="00CA2824"/>
    <w:rsid w:val="00CA64A7"/>
    <w:rsid w:val="00CA7F44"/>
    <w:rsid w:val="00CB0E83"/>
    <w:rsid w:val="00CB256E"/>
    <w:rsid w:val="00CB4F7C"/>
    <w:rsid w:val="00CC3D7E"/>
    <w:rsid w:val="00CC3EC7"/>
    <w:rsid w:val="00CD1964"/>
    <w:rsid w:val="00CD2FC1"/>
    <w:rsid w:val="00CD506B"/>
    <w:rsid w:val="00CD60D2"/>
    <w:rsid w:val="00CE0E4E"/>
    <w:rsid w:val="00CE30B2"/>
    <w:rsid w:val="00CE3709"/>
    <w:rsid w:val="00CE6339"/>
    <w:rsid w:val="00CE6E50"/>
    <w:rsid w:val="00CF2B67"/>
    <w:rsid w:val="00CF31CE"/>
    <w:rsid w:val="00CF4DE4"/>
    <w:rsid w:val="00D00F05"/>
    <w:rsid w:val="00D07C90"/>
    <w:rsid w:val="00D12617"/>
    <w:rsid w:val="00D2052A"/>
    <w:rsid w:val="00D20AD3"/>
    <w:rsid w:val="00D2118E"/>
    <w:rsid w:val="00D24DB9"/>
    <w:rsid w:val="00D25C8C"/>
    <w:rsid w:val="00D2656A"/>
    <w:rsid w:val="00D26932"/>
    <w:rsid w:val="00D27CA3"/>
    <w:rsid w:val="00D31162"/>
    <w:rsid w:val="00D3516B"/>
    <w:rsid w:val="00D46027"/>
    <w:rsid w:val="00D464E7"/>
    <w:rsid w:val="00D50724"/>
    <w:rsid w:val="00D5204B"/>
    <w:rsid w:val="00D52DC3"/>
    <w:rsid w:val="00D53756"/>
    <w:rsid w:val="00D56418"/>
    <w:rsid w:val="00D56A04"/>
    <w:rsid w:val="00D577BD"/>
    <w:rsid w:val="00D6147B"/>
    <w:rsid w:val="00D622A0"/>
    <w:rsid w:val="00D63A81"/>
    <w:rsid w:val="00D67C88"/>
    <w:rsid w:val="00D7173B"/>
    <w:rsid w:val="00D72864"/>
    <w:rsid w:val="00D74EF1"/>
    <w:rsid w:val="00D76C4B"/>
    <w:rsid w:val="00D76D80"/>
    <w:rsid w:val="00D82072"/>
    <w:rsid w:val="00D83ABD"/>
    <w:rsid w:val="00D842C9"/>
    <w:rsid w:val="00D87512"/>
    <w:rsid w:val="00D943EB"/>
    <w:rsid w:val="00D9771A"/>
    <w:rsid w:val="00D97BFC"/>
    <w:rsid w:val="00DA383F"/>
    <w:rsid w:val="00DA38DF"/>
    <w:rsid w:val="00DA408B"/>
    <w:rsid w:val="00DA5B53"/>
    <w:rsid w:val="00DB0A6D"/>
    <w:rsid w:val="00DB746B"/>
    <w:rsid w:val="00DB7D2D"/>
    <w:rsid w:val="00DC344E"/>
    <w:rsid w:val="00DC3667"/>
    <w:rsid w:val="00DC6D11"/>
    <w:rsid w:val="00DC7E97"/>
    <w:rsid w:val="00DD1F2C"/>
    <w:rsid w:val="00DD24C1"/>
    <w:rsid w:val="00DE083A"/>
    <w:rsid w:val="00DE14C6"/>
    <w:rsid w:val="00DE590D"/>
    <w:rsid w:val="00DE7E2C"/>
    <w:rsid w:val="00DF1D49"/>
    <w:rsid w:val="00DF31C3"/>
    <w:rsid w:val="00DF3F0A"/>
    <w:rsid w:val="00DF66DD"/>
    <w:rsid w:val="00DF71A4"/>
    <w:rsid w:val="00DF7D3B"/>
    <w:rsid w:val="00DF7E9F"/>
    <w:rsid w:val="00E0099F"/>
    <w:rsid w:val="00E01535"/>
    <w:rsid w:val="00E015E1"/>
    <w:rsid w:val="00E01BD4"/>
    <w:rsid w:val="00E03AAA"/>
    <w:rsid w:val="00E05A4D"/>
    <w:rsid w:val="00E129AF"/>
    <w:rsid w:val="00E1447E"/>
    <w:rsid w:val="00E15393"/>
    <w:rsid w:val="00E15BAD"/>
    <w:rsid w:val="00E222C8"/>
    <w:rsid w:val="00E22F5D"/>
    <w:rsid w:val="00E2310E"/>
    <w:rsid w:val="00E258AA"/>
    <w:rsid w:val="00E26A7C"/>
    <w:rsid w:val="00E3325B"/>
    <w:rsid w:val="00E40E85"/>
    <w:rsid w:val="00E431C3"/>
    <w:rsid w:val="00E437E3"/>
    <w:rsid w:val="00E47F51"/>
    <w:rsid w:val="00E539CC"/>
    <w:rsid w:val="00E54F09"/>
    <w:rsid w:val="00E5500E"/>
    <w:rsid w:val="00E56336"/>
    <w:rsid w:val="00E60466"/>
    <w:rsid w:val="00E6220D"/>
    <w:rsid w:val="00E63C87"/>
    <w:rsid w:val="00E67C9E"/>
    <w:rsid w:val="00E70E33"/>
    <w:rsid w:val="00E716D2"/>
    <w:rsid w:val="00E729D4"/>
    <w:rsid w:val="00E82DCC"/>
    <w:rsid w:val="00E85A8A"/>
    <w:rsid w:val="00E8697E"/>
    <w:rsid w:val="00E871DB"/>
    <w:rsid w:val="00E909F9"/>
    <w:rsid w:val="00E966B1"/>
    <w:rsid w:val="00E969F0"/>
    <w:rsid w:val="00E97223"/>
    <w:rsid w:val="00E97668"/>
    <w:rsid w:val="00EA16DB"/>
    <w:rsid w:val="00EA2336"/>
    <w:rsid w:val="00EA2514"/>
    <w:rsid w:val="00EA2681"/>
    <w:rsid w:val="00EA65BA"/>
    <w:rsid w:val="00EA6BB0"/>
    <w:rsid w:val="00EB27BC"/>
    <w:rsid w:val="00EB3525"/>
    <w:rsid w:val="00EB6937"/>
    <w:rsid w:val="00EC47AF"/>
    <w:rsid w:val="00EC784C"/>
    <w:rsid w:val="00ECC3F2"/>
    <w:rsid w:val="00ED240D"/>
    <w:rsid w:val="00ED57E0"/>
    <w:rsid w:val="00ED5DDB"/>
    <w:rsid w:val="00ED6655"/>
    <w:rsid w:val="00ED7867"/>
    <w:rsid w:val="00EE1364"/>
    <w:rsid w:val="00EE3881"/>
    <w:rsid w:val="00EE677B"/>
    <w:rsid w:val="00EF21A3"/>
    <w:rsid w:val="00EF33EE"/>
    <w:rsid w:val="00EF5712"/>
    <w:rsid w:val="00EF6880"/>
    <w:rsid w:val="00F00CEF"/>
    <w:rsid w:val="00F039E6"/>
    <w:rsid w:val="00F04238"/>
    <w:rsid w:val="00F05BE8"/>
    <w:rsid w:val="00F06D71"/>
    <w:rsid w:val="00F06EEF"/>
    <w:rsid w:val="00F10307"/>
    <w:rsid w:val="00F10FB7"/>
    <w:rsid w:val="00F1326E"/>
    <w:rsid w:val="00F13EC8"/>
    <w:rsid w:val="00F21211"/>
    <w:rsid w:val="00F22E1D"/>
    <w:rsid w:val="00F23C99"/>
    <w:rsid w:val="00F25CEA"/>
    <w:rsid w:val="00F26601"/>
    <w:rsid w:val="00F27E46"/>
    <w:rsid w:val="00F32C17"/>
    <w:rsid w:val="00F36D82"/>
    <w:rsid w:val="00F37F6C"/>
    <w:rsid w:val="00F41629"/>
    <w:rsid w:val="00F41B3F"/>
    <w:rsid w:val="00F43423"/>
    <w:rsid w:val="00F45CF5"/>
    <w:rsid w:val="00F51A87"/>
    <w:rsid w:val="00F520FB"/>
    <w:rsid w:val="00F52180"/>
    <w:rsid w:val="00F52667"/>
    <w:rsid w:val="00F52BFB"/>
    <w:rsid w:val="00F56A7F"/>
    <w:rsid w:val="00F64A92"/>
    <w:rsid w:val="00F67CB6"/>
    <w:rsid w:val="00F70499"/>
    <w:rsid w:val="00F7431C"/>
    <w:rsid w:val="00F746E6"/>
    <w:rsid w:val="00F768D3"/>
    <w:rsid w:val="00F769DF"/>
    <w:rsid w:val="00F80BD2"/>
    <w:rsid w:val="00F80F35"/>
    <w:rsid w:val="00F818B1"/>
    <w:rsid w:val="00F8341C"/>
    <w:rsid w:val="00F855D5"/>
    <w:rsid w:val="00F85E22"/>
    <w:rsid w:val="00F903C8"/>
    <w:rsid w:val="00F93066"/>
    <w:rsid w:val="00F93D84"/>
    <w:rsid w:val="00F9709C"/>
    <w:rsid w:val="00FA1E11"/>
    <w:rsid w:val="00FA6935"/>
    <w:rsid w:val="00FAC0D6"/>
    <w:rsid w:val="00FB2FD2"/>
    <w:rsid w:val="00FB3CFD"/>
    <w:rsid w:val="00FB50BB"/>
    <w:rsid w:val="00FB5388"/>
    <w:rsid w:val="00FB76B5"/>
    <w:rsid w:val="00FC1243"/>
    <w:rsid w:val="00FC2485"/>
    <w:rsid w:val="00FC2E02"/>
    <w:rsid w:val="00FC6DC6"/>
    <w:rsid w:val="00FC7252"/>
    <w:rsid w:val="00FD1A4F"/>
    <w:rsid w:val="00FD1E14"/>
    <w:rsid w:val="00FD2EBE"/>
    <w:rsid w:val="00FD3034"/>
    <w:rsid w:val="00FE0038"/>
    <w:rsid w:val="00FE1EC5"/>
    <w:rsid w:val="00FE5A0F"/>
    <w:rsid w:val="00FE5FA6"/>
    <w:rsid w:val="00FE6B95"/>
    <w:rsid w:val="00FE6D6A"/>
    <w:rsid w:val="00FF68C9"/>
    <w:rsid w:val="0105BB1E"/>
    <w:rsid w:val="0107B249"/>
    <w:rsid w:val="010E0494"/>
    <w:rsid w:val="0123C180"/>
    <w:rsid w:val="01291E55"/>
    <w:rsid w:val="012FB25E"/>
    <w:rsid w:val="01330338"/>
    <w:rsid w:val="013F0010"/>
    <w:rsid w:val="0142F265"/>
    <w:rsid w:val="016C7C10"/>
    <w:rsid w:val="01719752"/>
    <w:rsid w:val="01793724"/>
    <w:rsid w:val="01982543"/>
    <w:rsid w:val="019938A3"/>
    <w:rsid w:val="019BB566"/>
    <w:rsid w:val="01BCFB0B"/>
    <w:rsid w:val="01CA7628"/>
    <w:rsid w:val="01CBB785"/>
    <w:rsid w:val="01D34EB0"/>
    <w:rsid w:val="01ED4E9A"/>
    <w:rsid w:val="01F11895"/>
    <w:rsid w:val="01FBC12C"/>
    <w:rsid w:val="01FC50D7"/>
    <w:rsid w:val="01FE9307"/>
    <w:rsid w:val="020241D6"/>
    <w:rsid w:val="022A6EEF"/>
    <w:rsid w:val="022E61C2"/>
    <w:rsid w:val="0246D68A"/>
    <w:rsid w:val="0261A0CA"/>
    <w:rsid w:val="0285182E"/>
    <w:rsid w:val="0286ED4D"/>
    <w:rsid w:val="028A7251"/>
    <w:rsid w:val="02979F7B"/>
    <w:rsid w:val="0299A1D0"/>
    <w:rsid w:val="02B2B9DC"/>
    <w:rsid w:val="02BB7B91"/>
    <w:rsid w:val="02D3D3EF"/>
    <w:rsid w:val="02D3D9CE"/>
    <w:rsid w:val="02EE1B6E"/>
    <w:rsid w:val="02EF481B"/>
    <w:rsid w:val="03053C52"/>
    <w:rsid w:val="031240A6"/>
    <w:rsid w:val="03268151"/>
    <w:rsid w:val="032735FE"/>
    <w:rsid w:val="032DD2B2"/>
    <w:rsid w:val="0345C76A"/>
    <w:rsid w:val="03460601"/>
    <w:rsid w:val="0350950E"/>
    <w:rsid w:val="0367254E"/>
    <w:rsid w:val="03677273"/>
    <w:rsid w:val="0367D640"/>
    <w:rsid w:val="0378934A"/>
    <w:rsid w:val="0388AC05"/>
    <w:rsid w:val="03A202BC"/>
    <w:rsid w:val="03A73A7E"/>
    <w:rsid w:val="03C96F53"/>
    <w:rsid w:val="03DAFFBB"/>
    <w:rsid w:val="03DBAE8F"/>
    <w:rsid w:val="03FE0B14"/>
    <w:rsid w:val="040DC097"/>
    <w:rsid w:val="0419B85F"/>
    <w:rsid w:val="041A4444"/>
    <w:rsid w:val="041CF718"/>
    <w:rsid w:val="0429B99A"/>
    <w:rsid w:val="042AAB0B"/>
    <w:rsid w:val="042CF3C4"/>
    <w:rsid w:val="04317ADB"/>
    <w:rsid w:val="0446FD5D"/>
    <w:rsid w:val="044D1575"/>
    <w:rsid w:val="04512180"/>
    <w:rsid w:val="048DED81"/>
    <w:rsid w:val="04C5834B"/>
    <w:rsid w:val="04CCBA00"/>
    <w:rsid w:val="04D523A0"/>
    <w:rsid w:val="04DD46EF"/>
    <w:rsid w:val="04E8CF02"/>
    <w:rsid w:val="04FC0711"/>
    <w:rsid w:val="0516CF1E"/>
    <w:rsid w:val="05197C85"/>
    <w:rsid w:val="051E153C"/>
    <w:rsid w:val="05260F81"/>
    <w:rsid w:val="053181DB"/>
    <w:rsid w:val="0531D98E"/>
    <w:rsid w:val="05529928"/>
    <w:rsid w:val="055FA8AA"/>
    <w:rsid w:val="05666811"/>
    <w:rsid w:val="0567188F"/>
    <w:rsid w:val="05706377"/>
    <w:rsid w:val="059CEB2F"/>
    <w:rsid w:val="05B97FB7"/>
    <w:rsid w:val="05C4A2B9"/>
    <w:rsid w:val="05CD82C1"/>
    <w:rsid w:val="05D4A46F"/>
    <w:rsid w:val="05FE04C9"/>
    <w:rsid w:val="06098F4A"/>
    <w:rsid w:val="0615B7D5"/>
    <w:rsid w:val="0618972C"/>
    <w:rsid w:val="061D8BAD"/>
    <w:rsid w:val="06204C74"/>
    <w:rsid w:val="06216DA1"/>
    <w:rsid w:val="062B2808"/>
    <w:rsid w:val="0644C013"/>
    <w:rsid w:val="06549AAA"/>
    <w:rsid w:val="0659BDAC"/>
    <w:rsid w:val="0663976E"/>
    <w:rsid w:val="0671AD22"/>
    <w:rsid w:val="06864BD0"/>
    <w:rsid w:val="068C86F4"/>
    <w:rsid w:val="068DF788"/>
    <w:rsid w:val="069F4787"/>
    <w:rsid w:val="069FF84C"/>
    <w:rsid w:val="06A0A0B4"/>
    <w:rsid w:val="06B4279C"/>
    <w:rsid w:val="06C89220"/>
    <w:rsid w:val="06D7AF80"/>
    <w:rsid w:val="06F0EF52"/>
    <w:rsid w:val="070B032B"/>
    <w:rsid w:val="0719AB15"/>
    <w:rsid w:val="071A0945"/>
    <w:rsid w:val="071C8B93"/>
    <w:rsid w:val="0734BC7D"/>
    <w:rsid w:val="0761ACCA"/>
    <w:rsid w:val="07738FE3"/>
    <w:rsid w:val="077EC093"/>
    <w:rsid w:val="07821357"/>
    <w:rsid w:val="079CA826"/>
    <w:rsid w:val="07AAC823"/>
    <w:rsid w:val="07B4678D"/>
    <w:rsid w:val="07C30F7F"/>
    <w:rsid w:val="07E4E52B"/>
    <w:rsid w:val="07EBAD92"/>
    <w:rsid w:val="07F39C05"/>
    <w:rsid w:val="07F3BEC4"/>
    <w:rsid w:val="080A8A1F"/>
    <w:rsid w:val="0814E7B1"/>
    <w:rsid w:val="082DF61A"/>
    <w:rsid w:val="083E6DDE"/>
    <w:rsid w:val="085EC0A3"/>
    <w:rsid w:val="08707D44"/>
    <w:rsid w:val="08808DE2"/>
    <w:rsid w:val="08815638"/>
    <w:rsid w:val="0888598E"/>
    <w:rsid w:val="088EC0E5"/>
    <w:rsid w:val="089F33D4"/>
    <w:rsid w:val="08AC0CAF"/>
    <w:rsid w:val="08BB9F6D"/>
    <w:rsid w:val="08C10650"/>
    <w:rsid w:val="08C680D7"/>
    <w:rsid w:val="08F0451D"/>
    <w:rsid w:val="0921E8FA"/>
    <w:rsid w:val="092AD822"/>
    <w:rsid w:val="093260F9"/>
    <w:rsid w:val="094B6BAC"/>
    <w:rsid w:val="094DB0A7"/>
    <w:rsid w:val="095288EC"/>
    <w:rsid w:val="0955287C"/>
    <w:rsid w:val="0958FABA"/>
    <w:rsid w:val="09713277"/>
    <w:rsid w:val="09995EFE"/>
    <w:rsid w:val="09A7539E"/>
    <w:rsid w:val="09B5226D"/>
    <w:rsid w:val="09DE8A6E"/>
    <w:rsid w:val="0A06A7BB"/>
    <w:rsid w:val="0A08803D"/>
    <w:rsid w:val="0A0F5042"/>
    <w:rsid w:val="0A165E4A"/>
    <w:rsid w:val="0A19384B"/>
    <w:rsid w:val="0A276CB7"/>
    <w:rsid w:val="0A309ADA"/>
    <w:rsid w:val="0A30D1C1"/>
    <w:rsid w:val="0A3BDE80"/>
    <w:rsid w:val="0A3C5F9C"/>
    <w:rsid w:val="0A48EF62"/>
    <w:rsid w:val="0A574CC5"/>
    <w:rsid w:val="0A6A376A"/>
    <w:rsid w:val="0A7EF5B7"/>
    <w:rsid w:val="0A9C8D7F"/>
    <w:rsid w:val="0ACF836E"/>
    <w:rsid w:val="0AEA8579"/>
    <w:rsid w:val="0AF0A2D7"/>
    <w:rsid w:val="0AF17501"/>
    <w:rsid w:val="0AF96287"/>
    <w:rsid w:val="0B12AD74"/>
    <w:rsid w:val="0B143C7A"/>
    <w:rsid w:val="0B17814E"/>
    <w:rsid w:val="0B250D6F"/>
    <w:rsid w:val="0B31846F"/>
    <w:rsid w:val="0B3E0010"/>
    <w:rsid w:val="0B432992"/>
    <w:rsid w:val="0B6D0DD9"/>
    <w:rsid w:val="0B7F5AE8"/>
    <w:rsid w:val="0B8A58FB"/>
    <w:rsid w:val="0BB379A2"/>
    <w:rsid w:val="0BB770F2"/>
    <w:rsid w:val="0BD7AEE1"/>
    <w:rsid w:val="0BDA32CA"/>
    <w:rsid w:val="0BE97AB5"/>
    <w:rsid w:val="0BEAAF20"/>
    <w:rsid w:val="0BFF8F01"/>
    <w:rsid w:val="0C24F094"/>
    <w:rsid w:val="0C349EE8"/>
    <w:rsid w:val="0C3E2308"/>
    <w:rsid w:val="0C62608D"/>
    <w:rsid w:val="0C6446F8"/>
    <w:rsid w:val="0C66AB18"/>
    <w:rsid w:val="0C676EBF"/>
    <w:rsid w:val="0C6AE60D"/>
    <w:rsid w:val="0C9559EB"/>
    <w:rsid w:val="0CA47BA2"/>
    <w:rsid w:val="0CA835DA"/>
    <w:rsid w:val="0CB2F736"/>
    <w:rsid w:val="0CC6164E"/>
    <w:rsid w:val="0CC80F98"/>
    <w:rsid w:val="0CD4F89B"/>
    <w:rsid w:val="0D0540B7"/>
    <w:rsid w:val="0D0E7ECB"/>
    <w:rsid w:val="0D0F39D0"/>
    <w:rsid w:val="0D16A60C"/>
    <w:rsid w:val="0D22BC5F"/>
    <w:rsid w:val="0D231020"/>
    <w:rsid w:val="0D5AADF9"/>
    <w:rsid w:val="0D854B16"/>
    <w:rsid w:val="0D92C3F0"/>
    <w:rsid w:val="0D96B1B0"/>
    <w:rsid w:val="0DABEB87"/>
    <w:rsid w:val="0DB07309"/>
    <w:rsid w:val="0DC1268A"/>
    <w:rsid w:val="0DCDAA46"/>
    <w:rsid w:val="0DDC7882"/>
    <w:rsid w:val="0DFC7B99"/>
    <w:rsid w:val="0E027B79"/>
    <w:rsid w:val="0E06F8D2"/>
    <w:rsid w:val="0E16C786"/>
    <w:rsid w:val="0E2B2971"/>
    <w:rsid w:val="0E31BB4B"/>
    <w:rsid w:val="0E448144"/>
    <w:rsid w:val="0E56075B"/>
    <w:rsid w:val="0E57C346"/>
    <w:rsid w:val="0E5B6433"/>
    <w:rsid w:val="0E72DCB3"/>
    <w:rsid w:val="0E741C6F"/>
    <w:rsid w:val="0E7E873F"/>
    <w:rsid w:val="0E8EAAE5"/>
    <w:rsid w:val="0E99A363"/>
    <w:rsid w:val="0EAF5089"/>
    <w:rsid w:val="0EBAC5BA"/>
    <w:rsid w:val="0EBDF007"/>
    <w:rsid w:val="0EC2F513"/>
    <w:rsid w:val="0EDD273B"/>
    <w:rsid w:val="0EF65656"/>
    <w:rsid w:val="0EF7BAE5"/>
    <w:rsid w:val="0EFF6FB9"/>
    <w:rsid w:val="0F0AF02B"/>
    <w:rsid w:val="0F0C1ACB"/>
    <w:rsid w:val="0F100D91"/>
    <w:rsid w:val="0F17F1F7"/>
    <w:rsid w:val="0F28B307"/>
    <w:rsid w:val="0F2EE41D"/>
    <w:rsid w:val="0F3591E9"/>
    <w:rsid w:val="0F3D4F1D"/>
    <w:rsid w:val="0F5452F4"/>
    <w:rsid w:val="0F684F83"/>
    <w:rsid w:val="0F72981A"/>
    <w:rsid w:val="0F882CD6"/>
    <w:rsid w:val="0FA371BE"/>
    <w:rsid w:val="0FA4BC99"/>
    <w:rsid w:val="0FB08F99"/>
    <w:rsid w:val="0FBE7777"/>
    <w:rsid w:val="0FC18890"/>
    <w:rsid w:val="0FC632A8"/>
    <w:rsid w:val="0FC9C05D"/>
    <w:rsid w:val="0FCFC1AA"/>
    <w:rsid w:val="0FDF01C4"/>
    <w:rsid w:val="101C5D92"/>
    <w:rsid w:val="102D847F"/>
    <w:rsid w:val="10305766"/>
    <w:rsid w:val="1064872A"/>
    <w:rsid w:val="10656969"/>
    <w:rsid w:val="109559D0"/>
    <w:rsid w:val="10A08FB4"/>
    <w:rsid w:val="10AB2576"/>
    <w:rsid w:val="10ACC1B3"/>
    <w:rsid w:val="10B30D8A"/>
    <w:rsid w:val="10B32DA3"/>
    <w:rsid w:val="10CD2E25"/>
    <w:rsid w:val="10DBBBF5"/>
    <w:rsid w:val="10F2D874"/>
    <w:rsid w:val="10F6D586"/>
    <w:rsid w:val="1103F3EA"/>
    <w:rsid w:val="11051060"/>
    <w:rsid w:val="1105786D"/>
    <w:rsid w:val="1108361A"/>
    <w:rsid w:val="112618D2"/>
    <w:rsid w:val="1138C568"/>
    <w:rsid w:val="1141603B"/>
    <w:rsid w:val="1155C7C5"/>
    <w:rsid w:val="11623B64"/>
    <w:rsid w:val="11658857"/>
    <w:rsid w:val="118DA81D"/>
    <w:rsid w:val="11AC2D52"/>
    <w:rsid w:val="11ACB2BC"/>
    <w:rsid w:val="11BE411C"/>
    <w:rsid w:val="11BF4448"/>
    <w:rsid w:val="11CAE15F"/>
    <w:rsid w:val="11CC27C7"/>
    <w:rsid w:val="11DB4B48"/>
    <w:rsid w:val="11F3602F"/>
    <w:rsid w:val="1211B8EF"/>
    <w:rsid w:val="122185EE"/>
    <w:rsid w:val="1222D493"/>
    <w:rsid w:val="122633DE"/>
    <w:rsid w:val="12402376"/>
    <w:rsid w:val="124EDDEB"/>
    <w:rsid w:val="1257E33B"/>
    <w:rsid w:val="125CF521"/>
    <w:rsid w:val="127D414B"/>
    <w:rsid w:val="129438BA"/>
    <w:rsid w:val="129903F6"/>
    <w:rsid w:val="12A36B4A"/>
    <w:rsid w:val="12A72993"/>
    <w:rsid w:val="12A807D4"/>
    <w:rsid w:val="12ADC077"/>
    <w:rsid w:val="12B19760"/>
    <w:rsid w:val="12CA47E6"/>
    <w:rsid w:val="12D2074F"/>
    <w:rsid w:val="12E93638"/>
    <w:rsid w:val="13013108"/>
    <w:rsid w:val="1306D18D"/>
    <w:rsid w:val="130C933F"/>
    <w:rsid w:val="1320DA33"/>
    <w:rsid w:val="13337452"/>
    <w:rsid w:val="133AB38F"/>
    <w:rsid w:val="133ABE8B"/>
    <w:rsid w:val="1340102D"/>
    <w:rsid w:val="1342DC56"/>
    <w:rsid w:val="1350771E"/>
    <w:rsid w:val="136D9D7F"/>
    <w:rsid w:val="138668DA"/>
    <w:rsid w:val="139D0A2B"/>
    <w:rsid w:val="13A7337B"/>
    <w:rsid w:val="13ADF9F3"/>
    <w:rsid w:val="13BCA61D"/>
    <w:rsid w:val="13BDBBC2"/>
    <w:rsid w:val="13C04066"/>
    <w:rsid w:val="13D28F52"/>
    <w:rsid w:val="13D7650C"/>
    <w:rsid w:val="13E18CD7"/>
    <w:rsid w:val="13E89979"/>
    <w:rsid w:val="141706AA"/>
    <w:rsid w:val="141C1380"/>
    <w:rsid w:val="14226272"/>
    <w:rsid w:val="14375C24"/>
    <w:rsid w:val="144393BE"/>
    <w:rsid w:val="1454AAB8"/>
    <w:rsid w:val="145C8101"/>
    <w:rsid w:val="146B2CB6"/>
    <w:rsid w:val="149B5465"/>
    <w:rsid w:val="14A1E825"/>
    <w:rsid w:val="14A4976B"/>
    <w:rsid w:val="14AC5FAC"/>
    <w:rsid w:val="14ACEE99"/>
    <w:rsid w:val="14AEAD4E"/>
    <w:rsid w:val="14C09DCA"/>
    <w:rsid w:val="14DD1898"/>
    <w:rsid w:val="1510F001"/>
    <w:rsid w:val="153C22DB"/>
    <w:rsid w:val="15497088"/>
    <w:rsid w:val="1563611C"/>
    <w:rsid w:val="156557E0"/>
    <w:rsid w:val="1570F99F"/>
    <w:rsid w:val="15808BC5"/>
    <w:rsid w:val="15886A88"/>
    <w:rsid w:val="15955C41"/>
    <w:rsid w:val="15AF7AF4"/>
    <w:rsid w:val="15B6FD6C"/>
    <w:rsid w:val="15BAE958"/>
    <w:rsid w:val="15C1A0DC"/>
    <w:rsid w:val="15CA2161"/>
    <w:rsid w:val="15CA3B4D"/>
    <w:rsid w:val="15F07B19"/>
    <w:rsid w:val="15F3DEA3"/>
    <w:rsid w:val="15F84D2F"/>
    <w:rsid w:val="1616C70C"/>
    <w:rsid w:val="16236DA9"/>
    <w:rsid w:val="1624AFF9"/>
    <w:rsid w:val="16386512"/>
    <w:rsid w:val="164BAD60"/>
    <w:rsid w:val="164E1EDB"/>
    <w:rsid w:val="164EA657"/>
    <w:rsid w:val="1671545A"/>
    <w:rsid w:val="1682F3F6"/>
    <w:rsid w:val="169F9A0E"/>
    <w:rsid w:val="16BE099C"/>
    <w:rsid w:val="16CA9449"/>
    <w:rsid w:val="16D242B7"/>
    <w:rsid w:val="16E827F4"/>
    <w:rsid w:val="17094774"/>
    <w:rsid w:val="170B69AA"/>
    <w:rsid w:val="172B6607"/>
    <w:rsid w:val="1731DA34"/>
    <w:rsid w:val="17330D83"/>
    <w:rsid w:val="17387CC4"/>
    <w:rsid w:val="17445062"/>
    <w:rsid w:val="174DA876"/>
    <w:rsid w:val="175595A7"/>
    <w:rsid w:val="17569D7B"/>
    <w:rsid w:val="1759A67F"/>
    <w:rsid w:val="1778139B"/>
    <w:rsid w:val="177EFA8B"/>
    <w:rsid w:val="1784A6D7"/>
    <w:rsid w:val="17A35DDF"/>
    <w:rsid w:val="17B1462A"/>
    <w:rsid w:val="17B446BF"/>
    <w:rsid w:val="17C366EB"/>
    <w:rsid w:val="17C587CB"/>
    <w:rsid w:val="17D4A9B2"/>
    <w:rsid w:val="17D4C9DB"/>
    <w:rsid w:val="17D7E58F"/>
    <w:rsid w:val="17DB87CC"/>
    <w:rsid w:val="17F5E672"/>
    <w:rsid w:val="182F0610"/>
    <w:rsid w:val="1869CE33"/>
    <w:rsid w:val="18720CB0"/>
    <w:rsid w:val="1881114A"/>
    <w:rsid w:val="18A2D29A"/>
    <w:rsid w:val="18A517D5"/>
    <w:rsid w:val="18C37C44"/>
    <w:rsid w:val="18C71A1A"/>
    <w:rsid w:val="18DD0A25"/>
    <w:rsid w:val="18DF42F3"/>
    <w:rsid w:val="18E3CA21"/>
    <w:rsid w:val="18E6165F"/>
    <w:rsid w:val="18E706F6"/>
    <w:rsid w:val="18E9DE24"/>
    <w:rsid w:val="18F5DD72"/>
    <w:rsid w:val="18FD82C2"/>
    <w:rsid w:val="190FB3DC"/>
    <w:rsid w:val="193357B4"/>
    <w:rsid w:val="1933F349"/>
    <w:rsid w:val="1937E514"/>
    <w:rsid w:val="1951CDE3"/>
    <w:rsid w:val="195C50BB"/>
    <w:rsid w:val="19733DBF"/>
    <w:rsid w:val="198B70F9"/>
    <w:rsid w:val="19AD1D59"/>
    <w:rsid w:val="19AD7DB6"/>
    <w:rsid w:val="19D06792"/>
    <w:rsid w:val="19D24A6D"/>
    <w:rsid w:val="19D433E3"/>
    <w:rsid w:val="19DC8201"/>
    <w:rsid w:val="19E0CBD9"/>
    <w:rsid w:val="1A174BAB"/>
    <w:rsid w:val="1A1D3028"/>
    <w:rsid w:val="1A205191"/>
    <w:rsid w:val="1A2C53D3"/>
    <w:rsid w:val="1A4289E5"/>
    <w:rsid w:val="1A43474C"/>
    <w:rsid w:val="1A43554A"/>
    <w:rsid w:val="1A45B427"/>
    <w:rsid w:val="1A4C41D6"/>
    <w:rsid w:val="1A7098EB"/>
    <w:rsid w:val="1A995323"/>
    <w:rsid w:val="1A9C1673"/>
    <w:rsid w:val="1AA5C74E"/>
    <w:rsid w:val="1ABE5F00"/>
    <w:rsid w:val="1AD17BEC"/>
    <w:rsid w:val="1AFE94B1"/>
    <w:rsid w:val="1B112A72"/>
    <w:rsid w:val="1B12EEA0"/>
    <w:rsid w:val="1B2209AC"/>
    <w:rsid w:val="1B2FC659"/>
    <w:rsid w:val="1B34D65E"/>
    <w:rsid w:val="1B581A7C"/>
    <w:rsid w:val="1B82EBF5"/>
    <w:rsid w:val="1B9E91D9"/>
    <w:rsid w:val="1BAD712E"/>
    <w:rsid w:val="1BE03B23"/>
    <w:rsid w:val="1BF781A5"/>
    <w:rsid w:val="1BF95BC9"/>
    <w:rsid w:val="1C1FAF0B"/>
    <w:rsid w:val="1C2ECA38"/>
    <w:rsid w:val="1C45F72F"/>
    <w:rsid w:val="1C512D6A"/>
    <w:rsid w:val="1C752B66"/>
    <w:rsid w:val="1C7FF55D"/>
    <w:rsid w:val="1C83AE3B"/>
    <w:rsid w:val="1C95075C"/>
    <w:rsid w:val="1C971D21"/>
    <w:rsid w:val="1C99667A"/>
    <w:rsid w:val="1C9BDF03"/>
    <w:rsid w:val="1CA69DD9"/>
    <w:rsid w:val="1CAA9A57"/>
    <w:rsid w:val="1CAEC46F"/>
    <w:rsid w:val="1CB6107C"/>
    <w:rsid w:val="1CB8C7E4"/>
    <w:rsid w:val="1CB952E1"/>
    <w:rsid w:val="1CCABE41"/>
    <w:rsid w:val="1CD4E7D3"/>
    <w:rsid w:val="1CF61B20"/>
    <w:rsid w:val="1CFAC6AE"/>
    <w:rsid w:val="1D281F19"/>
    <w:rsid w:val="1D291C40"/>
    <w:rsid w:val="1D52BF4E"/>
    <w:rsid w:val="1D576978"/>
    <w:rsid w:val="1D5DA139"/>
    <w:rsid w:val="1D90C02C"/>
    <w:rsid w:val="1D919C79"/>
    <w:rsid w:val="1D997712"/>
    <w:rsid w:val="1D9B4961"/>
    <w:rsid w:val="1DC43FB3"/>
    <w:rsid w:val="1DDD6810"/>
    <w:rsid w:val="1DF56F0A"/>
    <w:rsid w:val="1E07013E"/>
    <w:rsid w:val="1E1BC5BE"/>
    <w:rsid w:val="1E20FD78"/>
    <w:rsid w:val="1E2258B1"/>
    <w:rsid w:val="1E243449"/>
    <w:rsid w:val="1E30DEAC"/>
    <w:rsid w:val="1E3576A4"/>
    <w:rsid w:val="1E4B6390"/>
    <w:rsid w:val="1E4C7A7B"/>
    <w:rsid w:val="1E5BB86C"/>
    <w:rsid w:val="1E7812CC"/>
    <w:rsid w:val="1E9DCE03"/>
    <w:rsid w:val="1EADF142"/>
    <w:rsid w:val="1EB1C601"/>
    <w:rsid w:val="1EC2A693"/>
    <w:rsid w:val="1ECBF672"/>
    <w:rsid w:val="1ED162E4"/>
    <w:rsid w:val="1EED579A"/>
    <w:rsid w:val="1F3AA216"/>
    <w:rsid w:val="1F3AC099"/>
    <w:rsid w:val="1F3CAD2E"/>
    <w:rsid w:val="1F5DE1A7"/>
    <w:rsid w:val="1F5F10E8"/>
    <w:rsid w:val="1F720CF4"/>
    <w:rsid w:val="1F7A699C"/>
    <w:rsid w:val="1F8504EE"/>
    <w:rsid w:val="1F8B79D7"/>
    <w:rsid w:val="1F8D40F0"/>
    <w:rsid w:val="1FA85AB1"/>
    <w:rsid w:val="1FAB0BAA"/>
    <w:rsid w:val="1FC50E76"/>
    <w:rsid w:val="1FCE5E7A"/>
    <w:rsid w:val="1FD4165E"/>
    <w:rsid w:val="1FDD7CAA"/>
    <w:rsid w:val="1FE634DE"/>
    <w:rsid w:val="1FEB9C3A"/>
    <w:rsid w:val="2004FEBE"/>
    <w:rsid w:val="20332FD2"/>
    <w:rsid w:val="2062252A"/>
    <w:rsid w:val="206C5303"/>
    <w:rsid w:val="20729C97"/>
    <w:rsid w:val="2078E3CC"/>
    <w:rsid w:val="207F898F"/>
    <w:rsid w:val="2088E442"/>
    <w:rsid w:val="208C77B4"/>
    <w:rsid w:val="209267D0"/>
    <w:rsid w:val="20985466"/>
    <w:rsid w:val="20A9FE7F"/>
    <w:rsid w:val="20AD587B"/>
    <w:rsid w:val="20B029BA"/>
    <w:rsid w:val="20E85F50"/>
    <w:rsid w:val="20EA6B20"/>
    <w:rsid w:val="20F2CFE8"/>
    <w:rsid w:val="20FA9663"/>
    <w:rsid w:val="20FB4108"/>
    <w:rsid w:val="2104F61F"/>
    <w:rsid w:val="21129A35"/>
    <w:rsid w:val="2137C72D"/>
    <w:rsid w:val="215EEE5D"/>
    <w:rsid w:val="2173E39E"/>
    <w:rsid w:val="217EC192"/>
    <w:rsid w:val="218F1B32"/>
    <w:rsid w:val="21AFB38E"/>
    <w:rsid w:val="21BB222E"/>
    <w:rsid w:val="21C01CC4"/>
    <w:rsid w:val="21D01B81"/>
    <w:rsid w:val="21D44AA9"/>
    <w:rsid w:val="21D98859"/>
    <w:rsid w:val="21DB5A1C"/>
    <w:rsid w:val="21E9C5D8"/>
    <w:rsid w:val="21F42606"/>
    <w:rsid w:val="21FB85BE"/>
    <w:rsid w:val="2209FEB3"/>
    <w:rsid w:val="2215223B"/>
    <w:rsid w:val="222D12CA"/>
    <w:rsid w:val="223386AC"/>
    <w:rsid w:val="22338BE7"/>
    <w:rsid w:val="223D69D9"/>
    <w:rsid w:val="2245BF36"/>
    <w:rsid w:val="2255840E"/>
    <w:rsid w:val="22708FE9"/>
    <w:rsid w:val="227E4BBE"/>
    <w:rsid w:val="227FF547"/>
    <w:rsid w:val="228C73AE"/>
    <w:rsid w:val="2295A1F8"/>
    <w:rsid w:val="22A46508"/>
    <w:rsid w:val="22AC8857"/>
    <w:rsid w:val="22B82715"/>
    <w:rsid w:val="22BC5F3E"/>
    <w:rsid w:val="22C8DA4A"/>
    <w:rsid w:val="22DAD58F"/>
    <w:rsid w:val="22E3F102"/>
    <w:rsid w:val="22F66149"/>
    <w:rsid w:val="22FEC8FC"/>
    <w:rsid w:val="23098EAC"/>
    <w:rsid w:val="230E19A0"/>
    <w:rsid w:val="231500C6"/>
    <w:rsid w:val="23177C82"/>
    <w:rsid w:val="231A2005"/>
    <w:rsid w:val="231A597E"/>
    <w:rsid w:val="231BA3FB"/>
    <w:rsid w:val="231D17F2"/>
    <w:rsid w:val="234777C3"/>
    <w:rsid w:val="23600456"/>
    <w:rsid w:val="2360D3B5"/>
    <w:rsid w:val="2366D7B0"/>
    <w:rsid w:val="236ECF88"/>
    <w:rsid w:val="23701B0A"/>
    <w:rsid w:val="2371A826"/>
    <w:rsid w:val="23726B12"/>
    <w:rsid w:val="2372B049"/>
    <w:rsid w:val="23832AFE"/>
    <w:rsid w:val="23836BE4"/>
    <w:rsid w:val="23AF0F2A"/>
    <w:rsid w:val="23B016E9"/>
    <w:rsid w:val="23B4A60D"/>
    <w:rsid w:val="23BE7B95"/>
    <w:rsid w:val="23C6AAFC"/>
    <w:rsid w:val="23D381ED"/>
    <w:rsid w:val="23DD9832"/>
    <w:rsid w:val="23DEEF92"/>
    <w:rsid w:val="23E7A9B9"/>
    <w:rsid w:val="240253AF"/>
    <w:rsid w:val="240FFE81"/>
    <w:rsid w:val="2421AF71"/>
    <w:rsid w:val="242359F9"/>
    <w:rsid w:val="242E787F"/>
    <w:rsid w:val="24604938"/>
    <w:rsid w:val="2479E063"/>
    <w:rsid w:val="24882C2D"/>
    <w:rsid w:val="24A6F0E8"/>
    <w:rsid w:val="24B346AA"/>
    <w:rsid w:val="24B91243"/>
    <w:rsid w:val="24E15DB0"/>
    <w:rsid w:val="24EB75C2"/>
    <w:rsid w:val="24F909E4"/>
    <w:rsid w:val="250080E7"/>
    <w:rsid w:val="2508756B"/>
    <w:rsid w:val="250C3A43"/>
    <w:rsid w:val="250CBF44"/>
    <w:rsid w:val="251F34A8"/>
    <w:rsid w:val="25303474"/>
    <w:rsid w:val="253F5117"/>
    <w:rsid w:val="25614DB4"/>
    <w:rsid w:val="256B2CA9"/>
    <w:rsid w:val="2579BF5A"/>
    <w:rsid w:val="25839ADD"/>
    <w:rsid w:val="25C41470"/>
    <w:rsid w:val="25FF400D"/>
    <w:rsid w:val="2606449D"/>
    <w:rsid w:val="261B2EFE"/>
    <w:rsid w:val="26305568"/>
    <w:rsid w:val="263A2EE8"/>
    <w:rsid w:val="263C8553"/>
    <w:rsid w:val="2644E57F"/>
    <w:rsid w:val="267CD89A"/>
    <w:rsid w:val="2682F5BB"/>
    <w:rsid w:val="26930655"/>
    <w:rsid w:val="2696AB2C"/>
    <w:rsid w:val="2699E647"/>
    <w:rsid w:val="26A03954"/>
    <w:rsid w:val="26B26BA4"/>
    <w:rsid w:val="26BC2064"/>
    <w:rsid w:val="26C38B3C"/>
    <w:rsid w:val="26C5FB39"/>
    <w:rsid w:val="26DCA23A"/>
    <w:rsid w:val="26E6A60B"/>
    <w:rsid w:val="26E75A61"/>
    <w:rsid w:val="27045030"/>
    <w:rsid w:val="271F4A7B"/>
    <w:rsid w:val="2727A1F8"/>
    <w:rsid w:val="2734913F"/>
    <w:rsid w:val="2734E40D"/>
    <w:rsid w:val="2753C966"/>
    <w:rsid w:val="27705CD5"/>
    <w:rsid w:val="277A0FE2"/>
    <w:rsid w:val="27898532"/>
    <w:rsid w:val="278F9169"/>
    <w:rsid w:val="27AE46B2"/>
    <w:rsid w:val="27B5BC77"/>
    <w:rsid w:val="27E81181"/>
    <w:rsid w:val="2801F3BA"/>
    <w:rsid w:val="2805AEA9"/>
    <w:rsid w:val="2805CCB5"/>
    <w:rsid w:val="281AE8E6"/>
    <w:rsid w:val="283FD36A"/>
    <w:rsid w:val="28438C2D"/>
    <w:rsid w:val="2858C730"/>
    <w:rsid w:val="28669DFC"/>
    <w:rsid w:val="286B3691"/>
    <w:rsid w:val="288C15C8"/>
    <w:rsid w:val="28AA0EE0"/>
    <w:rsid w:val="28ADF46E"/>
    <w:rsid w:val="28B73B73"/>
    <w:rsid w:val="28BD9AB5"/>
    <w:rsid w:val="28C573E1"/>
    <w:rsid w:val="28C6ABB1"/>
    <w:rsid w:val="28D63837"/>
    <w:rsid w:val="28E509B6"/>
    <w:rsid w:val="2905BA75"/>
    <w:rsid w:val="2927CA62"/>
    <w:rsid w:val="29294AF3"/>
    <w:rsid w:val="293642AC"/>
    <w:rsid w:val="294A1713"/>
    <w:rsid w:val="294F3CF7"/>
    <w:rsid w:val="2956AA93"/>
    <w:rsid w:val="295A95B9"/>
    <w:rsid w:val="295EB0A2"/>
    <w:rsid w:val="296AD461"/>
    <w:rsid w:val="296B21B7"/>
    <w:rsid w:val="296B44AB"/>
    <w:rsid w:val="297CA43B"/>
    <w:rsid w:val="29B0227E"/>
    <w:rsid w:val="29B2064C"/>
    <w:rsid w:val="29CB2EA9"/>
    <w:rsid w:val="29DC48C6"/>
    <w:rsid w:val="29E4DB75"/>
    <w:rsid w:val="29F5DFD3"/>
    <w:rsid w:val="2A2791AC"/>
    <w:rsid w:val="2A32B5FE"/>
    <w:rsid w:val="2A46EC65"/>
    <w:rsid w:val="2A4E4674"/>
    <w:rsid w:val="2A4F2655"/>
    <w:rsid w:val="2A74EA66"/>
    <w:rsid w:val="2A814130"/>
    <w:rsid w:val="2A81B5DE"/>
    <w:rsid w:val="2A98BA02"/>
    <w:rsid w:val="2A9BDF31"/>
    <w:rsid w:val="2AA28754"/>
    <w:rsid w:val="2AA68D7D"/>
    <w:rsid w:val="2AC109A9"/>
    <w:rsid w:val="2AC125F4"/>
    <w:rsid w:val="2AC4F871"/>
    <w:rsid w:val="2ADB8593"/>
    <w:rsid w:val="2ADF176C"/>
    <w:rsid w:val="2AE9ED03"/>
    <w:rsid w:val="2AEA2EF9"/>
    <w:rsid w:val="2AED9CF9"/>
    <w:rsid w:val="2B03252C"/>
    <w:rsid w:val="2B10E3D7"/>
    <w:rsid w:val="2B1A60BB"/>
    <w:rsid w:val="2B1CCA7D"/>
    <w:rsid w:val="2B1FFB66"/>
    <w:rsid w:val="2B3D6D77"/>
    <w:rsid w:val="2B3F7222"/>
    <w:rsid w:val="2B66FF0A"/>
    <w:rsid w:val="2B7216E0"/>
    <w:rsid w:val="2B7AAC68"/>
    <w:rsid w:val="2B7B2CEF"/>
    <w:rsid w:val="2BC4E2AF"/>
    <w:rsid w:val="2BECFC17"/>
    <w:rsid w:val="2C0865AE"/>
    <w:rsid w:val="2C12EB8D"/>
    <w:rsid w:val="2C273A89"/>
    <w:rsid w:val="2C3355F4"/>
    <w:rsid w:val="2C3BA215"/>
    <w:rsid w:val="2C4062E6"/>
    <w:rsid w:val="2C568CD7"/>
    <w:rsid w:val="2C6F2480"/>
    <w:rsid w:val="2C757419"/>
    <w:rsid w:val="2CAA24FB"/>
    <w:rsid w:val="2CB03FA5"/>
    <w:rsid w:val="2CBD4C08"/>
    <w:rsid w:val="2CC9BEA3"/>
    <w:rsid w:val="2CD4D5D6"/>
    <w:rsid w:val="2CE33F20"/>
    <w:rsid w:val="2CED68FB"/>
    <w:rsid w:val="2D0A1CB4"/>
    <w:rsid w:val="2D198982"/>
    <w:rsid w:val="2D1BD052"/>
    <w:rsid w:val="2D221FC0"/>
    <w:rsid w:val="2D2DBA44"/>
    <w:rsid w:val="2D2E830E"/>
    <w:rsid w:val="2D34A6E7"/>
    <w:rsid w:val="2D369C0D"/>
    <w:rsid w:val="2D4C432D"/>
    <w:rsid w:val="2D4EC0BB"/>
    <w:rsid w:val="2D5A35CB"/>
    <w:rsid w:val="2D78CC68"/>
    <w:rsid w:val="2D9AB4B0"/>
    <w:rsid w:val="2D9F21CB"/>
    <w:rsid w:val="2DABE647"/>
    <w:rsid w:val="2DBF2506"/>
    <w:rsid w:val="2DBFF10E"/>
    <w:rsid w:val="2DC23A52"/>
    <w:rsid w:val="2DDE464F"/>
    <w:rsid w:val="2E1406EF"/>
    <w:rsid w:val="2E1A5D1F"/>
    <w:rsid w:val="2E2D04EE"/>
    <w:rsid w:val="2E2E3210"/>
    <w:rsid w:val="2E311E62"/>
    <w:rsid w:val="2E319353"/>
    <w:rsid w:val="2E530D0F"/>
    <w:rsid w:val="2E5E3E20"/>
    <w:rsid w:val="2E630C65"/>
    <w:rsid w:val="2E76BEBC"/>
    <w:rsid w:val="2E78AF67"/>
    <w:rsid w:val="2E863EA7"/>
    <w:rsid w:val="2E8AD91F"/>
    <w:rsid w:val="2EE74ECD"/>
    <w:rsid w:val="2F073823"/>
    <w:rsid w:val="2F0A0489"/>
    <w:rsid w:val="2F1BA162"/>
    <w:rsid w:val="2F20DFB8"/>
    <w:rsid w:val="2F326AA9"/>
    <w:rsid w:val="2F33980C"/>
    <w:rsid w:val="2F37E573"/>
    <w:rsid w:val="2F400446"/>
    <w:rsid w:val="2F4F79E6"/>
    <w:rsid w:val="2F544B3A"/>
    <w:rsid w:val="2F58FA8E"/>
    <w:rsid w:val="2F5AF6A9"/>
    <w:rsid w:val="2F621D21"/>
    <w:rsid w:val="2F68C8D9"/>
    <w:rsid w:val="2F6D787D"/>
    <w:rsid w:val="2F7B6EBA"/>
    <w:rsid w:val="2F83BD15"/>
    <w:rsid w:val="2F9788E8"/>
    <w:rsid w:val="2FA755BC"/>
    <w:rsid w:val="2FB358B7"/>
    <w:rsid w:val="2FB95897"/>
    <w:rsid w:val="2FE9A40A"/>
    <w:rsid w:val="2FEE70B9"/>
    <w:rsid w:val="2FEFE34C"/>
    <w:rsid w:val="2FF8567D"/>
    <w:rsid w:val="300CD26E"/>
    <w:rsid w:val="300EF3C0"/>
    <w:rsid w:val="30100FCA"/>
    <w:rsid w:val="30335A56"/>
    <w:rsid w:val="303B0653"/>
    <w:rsid w:val="30435438"/>
    <w:rsid w:val="306FB3C0"/>
    <w:rsid w:val="307CA22F"/>
    <w:rsid w:val="30800046"/>
    <w:rsid w:val="3080899A"/>
    <w:rsid w:val="3093F32D"/>
    <w:rsid w:val="309BA3EC"/>
    <w:rsid w:val="30B9DE9E"/>
    <w:rsid w:val="30BC0332"/>
    <w:rsid w:val="30C7F587"/>
    <w:rsid w:val="30EA3B1E"/>
    <w:rsid w:val="30F12377"/>
    <w:rsid w:val="30F34819"/>
    <w:rsid w:val="30FED143"/>
    <w:rsid w:val="310D1D3D"/>
    <w:rsid w:val="3117A1CF"/>
    <w:rsid w:val="31204F58"/>
    <w:rsid w:val="31386C89"/>
    <w:rsid w:val="314F2918"/>
    <w:rsid w:val="31656A04"/>
    <w:rsid w:val="31A8A2CF"/>
    <w:rsid w:val="31B15BD5"/>
    <w:rsid w:val="31B281B5"/>
    <w:rsid w:val="31F0F3BD"/>
    <w:rsid w:val="31F85C2D"/>
    <w:rsid w:val="3206EFD4"/>
    <w:rsid w:val="320F7A25"/>
    <w:rsid w:val="32497126"/>
    <w:rsid w:val="324C984A"/>
    <w:rsid w:val="32534224"/>
    <w:rsid w:val="3254DC39"/>
    <w:rsid w:val="326D3851"/>
    <w:rsid w:val="32945628"/>
    <w:rsid w:val="32A7BC06"/>
    <w:rsid w:val="32AFA46A"/>
    <w:rsid w:val="32CE3C53"/>
    <w:rsid w:val="32F6CFAE"/>
    <w:rsid w:val="332EC178"/>
    <w:rsid w:val="333774A6"/>
    <w:rsid w:val="3339C900"/>
    <w:rsid w:val="3358E892"/>
    <w:rsid w:val="335D6F50"/>
    <w:rsid w:val="337720CF"/>
    <w:rsid w:val="3384CABA"/>
    <w:rsid w:val="3394B859"/>
    <w:rsid w:val="33A248AA"/>
    <w:rsid w:val="33B1B189"/>
    <w:rsid w:val="33B345F9"/>
    <w:rsid w:val="33C9864C"/>
    <w:rsid w:val="33D19945"/>
    <w:rsid w:val="33DBAEB7"/>
    <w:rsid w:val="33EE9A54"/>
    <w:rsid w:val="33EF1285"/>
    <w:rsid w:val="33EFF8C5"/>
    <w:rsid w:val="34012F1F"/>
    <w:rsid w:val="3405BB09"/>
    <w:rsid w:val="340B5696"/>
    <w:rsid w:val="3429991A"/>
    <w:rsid w:val="3429B736"/>
    <w:rsid w:val="3433D894"/>
    <w:rsid w:val="3452ECC6"/>
    <w:rsid w:val="347DD0CD"/>
    <w:rsid w:val="348251A8"/>
    <w:rsid w:val="348F6490"/>
    <w:rsid w:val="349FD527"/>
    <w:rsid w:val="34D96D9F"/>
    <w:rsid w:val="34E2359F"/>
    <w:rsid w:val="350987DF"/>
    <w:rsid w:val="351FC2D9"/>
    <w:rsid w:val="35517073"/>
    <w:rsid w:val="3565FCDA"/>
    <w:rsid w:val="35688B77"/>
    <w:rsid w:val="3570D785"/>
    <w:rsid w:val="3572BE95"/>
    <w:rsid w:val="3572FE6E"/>
    <w:rsid w:val="358DE425"/>
    <w:rsid w:val="358DFE9A"/>
    <w:rsid w:val="359497CA"/>
    <w:rsid w:val="35A18B6A"/>
    <w:rsid w:val="35B35AE8"/>
    <w:rsid w:val="35BB8873"/>
    <w:rsid w:val="35CF3B57"/>
    <w:rsid w:val="35D892AA"/>
    <w:rsid w:val="35E61E5A"/>
    <w:rsid w:val="35E951E0"/>
    <w:rsid w:val="35EB2CF5"/>
    <w:rsid w:val="363790BD"/>
    <w:rsid w:val="36748F8E"/>
    <w:rsid w:val="367D111D"/>
    <w:rsid w:val="3683D227"/>
    <w:rsid w:val="36A43BD3"/>
    <w:rsid w:val="36B36044"/>
    <w:rsid w:val="36B787FB"/>
    <w:rsid w:val="36BFEDFC"/>
    <w:rsid w:val="36C1DFC2"/>
    <w:rsid w:val="36CA69C8"/>
    <w:rsid w:val="36E56ED8"/>
    <w:rsid w:val="36E93EE9"/>
    <w:rsid w:val="371CD096"/>
    <w:rsid w:val="371E3C50"/>
    <w:rsid w:val="37266915"/>
    <w:rsid w:val="372B4BB7"/>
    <w:rsid w:val="373241EB"/>
    <w:rsid w:val="374DFD31"/>
    <w:rsid w:val="37552F64"/>
    <w:rsid w:val="375A9E28"/>
    <w:rsid w:val="376139DC"/>
    <w:rsid w:val="3783158D"/>
    <w:rsid w:val="37884F52"/>
    <w:rsid w:val="379FD65D"/>
    <w:rsid w:val="37B3E7C3"/>
    <w:rsid w:val="37BA75C3"/>
    <w:rsid w:val="37C0B457"/>
    <w:rsid w:val="37D36148"/>
    <w:rsid w:val="37EAE6DA"/>
    <w:rsid w:val="38162972"/>
    <w:rsid w:val="38172947"/>
    <w:rsid w:val="381C836D"/>
    <w:rsid w:val="381D91EE"/>
    <w:rsid w:val="3823A3CC"/>
    <w:rsid w:val="38367B93"/>
    <w:rsid w:val="383B7E8F"/>
    <w:rsid w:val="384F9821"/>
    <w:rsid w:val="386B9CD8"/>
    <w:rsid w:val="387508B6"/>
    <w:rsid w:val="3876D880"/>
    <w:rsid w:val="387C3FED"/>
    <w:rsid w:val="3889DFE8"/>
    <w:rsid w:val="3895684A"/>
    <w:rsid w:val="38A4DB06"/>
    <w:rsid w:val="38A67DA9"/>
    <w:rsid w:val="38BAA7BA"/>
    <w:rsid w:val="38BFE52A"/>
    <w:rsid w:val="38C3D73C"/>
    <w:rsid w:val="38C88005"/>
    <w:rsid w:val="38CD4E2A"/>
    <w:rsid w:val="38CF6745"/>
    <w:rsid w:val="38D75670"/>
    <w:rsid w:val="38E49D03"/>
    <w:rsid w:val="38EE2FB1"/>
    <w:rsid w:val="38FB2D80"/>
    <w:rsid w:val="39060EC7"/>
    <w:rsid w:val="390BB951"/>
    <w:rsid w:val="392306A5"/>
    <w:rsid w:val="3926400F"/>
    <w:rsid w:val="39346155"/>
    <w:rsid w:val="3934D2B7"/>
    <w:rsid w:val="3936840B"/>
    <w:rsid w:val="394BCE94"/>
    <w:rsid w:val="39505CAC"/>
    <w:rsid w:val="3963C2F8"/>
    <w:rsid w:val="396B4693"/>
    <w:rsid w:val="3974A781"/>
    <w:rsid w:val="39799FA8"/>
    <w:rsid w:val="397DD10D"/>
    <w:rsid w:val="397F1A72"/>
    <w:rsid w:val="3987D54B"/>
    <w:rsid w:val="398EC2AD"/>
    <w:rsid w:val="398FAA4B"/>
    <w:rsid w:val="3994A564"/>
    <w:rsid w:val="39A2E0CE"/>
    <w:rsid w:val="39A48578"/>
    <w:rsid w:val="39A9B1C5"/>
    <w:rsid w:val="39AC3050"/>
    <w:rsid w:val="39AE7901"/>
    <w:rsid w:val="39B62999"/>
    <w:rsid w:val="39C8D9A5"/>
    <w:rsid w:val="39CA9E76"/>
    <w:rsid w:val="39F831B9"/>
    <w:rsid w:val="3A0B21BD"/>
    <w:rsid w:val="3A2C2DFC"/>
    <w:rsid w:val="3A33FF04"/>
    <w:rsid w:val="3A39F7FF"/>
    <w:rsid w:val="3A4342C0"/>
    <w:rsid w:val="3A5B3E07"/>
    <w:rsid w:val="3A5C7C10"/>
    <w:rsid w:val="3A5CB002"/>
    <w:rsid w:val="3A645066"/>
    <w:rsid w:val="3A69B01B"/>
    <w:rsid w:val="3A79D667"/>
    <w:rsid w:val="3A7F795F"/>
    <w:rsid w:val="3A94B3BA"/>
    <w:rsid w:val="3AB5316D"/>
    <w:rsid w:val="3AC1694E"/>
    <w:rsid w:val="3ADC28F0"/>
    <w:rsid w:val="3AE02D3C"/>
    <w:rsid w:val="3AE7560B"/>
    <w:rsid w:val="3AEA0340"/>
    <w:rsid w:val="3AEAAB70"/>
    <w:rsid w:val="3B029A65"/>
    <w:rsid w:val="3B2136A2"/>
    <w:rsid w:val="3B2FF50C"/>
    <w:rsid w:val="3B43A9AE"/>
    <w:rsid w:val="3B6394C3"/>
    <w:rsid w:val="3B67F266"/>
    <w:rsid w:val="3B6AF527"/>
    <w:rsid w:val="3B750F4C"/>
    <w:rsid w:val="3B7BCB38"/>
    <w:rsid w:val="3B8993DA"/>
    <w:rsid w:val="3B8B8D98"/>
    <w:rsid w:val="3B94C500"/>
    <w:rsid w:val="3BB8A5F5"/>
    <w:rsid w:val="3BBA966C"/>
    <w:rsid w:val="3BC7FE5D"/>
    <w:rsid w:val="3BD1DEC9"/>
    <w:rsid w:val="3BFC9145"/>
    <w:rsid w:val="3C10EDB1"/>
    <w:rsid w:val="3C1F35EA"/>
    <w:rsid w:val="3C26AD32"/>
    <w:rsid w:val="3C282350"/>
    <w:rsid w:val="3C32917D"/>
    <w:rsid w:val="3C37BF26"/>
    <w:rsid w:val="3C3BB894"/>
    <w:rsid w:val="3C516744"/>
    <w:rsid w:val="3C69589E"/>
    <w:rsid w:val="3C7B3BEC"/>
    <w:rsid w:val="3C7DE725"/>
    <w:rsid w:val="3C849325"/>
    <w:rsid w:val="3C922EA9"/>
    <w:rsid w:val="3C984A27"/>
    <w:rsid w:val="3CA4EF09"/>
    <w:rsid w:val="3CF0BF1A"/>
    <w:rsid w:val="3D23DC07"/>
    <w:rsid w:val="3D2D8C28"/>
    <w:rsid w:val="3D32078F"/>
    <w:rsid w:val="3D3E180F"/>
    <w:rsid w:val="3D70441E"/>
    <w:rsid w:val="3D8D6A7A"/>
    <w:rsid w:val="3D9EC70F"/>
    <w:rsid w:val="3D9F27C0"/>
    <w:rsid w:val="3DA0E10D"/>
    <w:rsid w:val="3DAC9D4F"/>
    <w:rsid w:val="3DE3102C"/>
    <w:rsid w:val="3DF5C223"/>
    <w:rsid w:val="3DFA9D0D"/>
    <w:rsid w:val="3DFD715E"/>
    <w:rsid w:val="3E04714A"/>
    <w:rsid w:val="3E0D9B3E"/>
    <w:rsid w:val="3E0E9EA5"/>
    <w:rsid w:val="3E104CF4"/>
    <w:rsid w:val="3E193FB7"/>
    <w:rsid w:val="3E21F68A"/>
    <w:rsid w:val="3E2E047F"/>
    <w:rsid w:val="3E3B946B"/>
    <w:rsid w:val="3E3E1460"/>
    <w:rsid w:val="3E439EC1"/>
    <w:rsid w:val="3E4BEC1C"/>
    <w:rsid w:val="3E4D534A"/>
    <w:rsid w:val="3E5C9C60"/>
    <w:rsid w:val="3E6A3CA7"/>
    <w:rsid w:val="3E6BFBF3"/>
    <w:rsid w:val="3E7919C4"/>
    <w:rsid w:val="3E8EED53"/>
    <w:rsid w:val="3E9A7741"/>
    <w:rsid w:val="3EA0E6F8"/>
    <w:rsid w:val="3ED032F9"/>
    <w:rsid w:val="3EDACE8B"/>
    <w:rsid w:val="3EDFF95E"/>
    <w:rsid w:val="3F05AE3D"/>
    <w:rsid w:val="3F08C2C1"/>
    <w:rsid w:val="3F097F8B"/>
    <w:rsid w:val="3F1BFDA6"/>
    <w:rsid w:val="3F233CBF"/>
    <w:rsid w:val="3F3689A0"/>
    <w:rsid w:val="3F3D2CC3"/>
    <w:rsid w:val="3F42DFC9"/>
    <w:rsid w:val="3F43D25C"/>
    <w:rsid w:val="3F480845"/>
    <w:rsid w:val="3F4E093D"/>
    <w:rsid w:val="3F52267F"/>
    <w:rsid w:val="3F5AC6D2"/>
    <w:rsid w:val="3F6704BE"/>
    <w:rsid w:val="3F6824DD"/>
    <w:rsid w:val="3F76B0A1"/>
    <w:rsid w:val="3F76E7A1"/>
    <w:rsid w:val="3FB72726"/>
    <w:rsid w:val="3FBE1E17"/>
    <w:rsid w:val="3FC4F143"/>
    <w:rsid w:val="3FC54AA6"/>
    <w:rsid w:val="3FC832BE"/>
    <w:rsid w:val="3FCA8809"/>
    <w:rsid w:val="3FD1AEB1"/>
    <w:rsid w:val="3FF86CC1"/>
    <w:rsid w:val="3FF8748B"/>
    <w:rsid w:val="3FF9BAA1"/>
    <w:rsid w:val="4016FFB2"/>
    <w:rsid w:val="401BF0A7"/>
    <w:rsid w:val="4028A3D3"/>
    <w:rsid w:val="4048AAEE"/>
    <w:rsid w:val="4075E906"/>
    <w:rsid w:val="407FF89F"/>
    <w:rsid w:val="408CE027"/>
    <w:rsid w:val="40939A00"/>
    <w:rsid w:val="40960A45"/>
    <w:rsid w:val="40A6787F"/>
    <w:rsid w:val="40C33F54"/>
    <w:rsid w:val="40D58313"/>
    <w:rsid w:val="40EC919E"/>
    <w:rsid w:val="40F3C940"/>
    <w:rsid w:val="41120630"/>
    <w:rsid w:val="411F11D9"/>
    <w:rsid w:val="412AFE8A"/>
    <w:rsid w:val="4174C017"/>
    <w:rsid w:val="41750630"/>
    <w:rsid w:val="41752E89"/>
    <w:rsid w:val="41755FA0"/>
    <w:rsid w:val="41849D92"/>
    <w:rsid w:val="418AAE1C"/>
    <w:rsid w:val="4194B712"/>
    <w:rsid w:val="41CA2A8F"/>
    <w:rsid w:val="41CBF708"/>
    <w:rsid w:val="41DB8D1E"/>
    <w:rsid w:val="41EFA63E"/>
    <w:rsid w:val="420A9AB8"/>
    <w:rsid w:val="420F32B0"/>
    <w:rsid w:val="421072B7"/>
    <w:rsid w:val="4258AF8A"/>
    <w:rsid w:val="42677943"/>
    <w:rsid w:val="42763250"/>
    <w:rsid w:val="427AC211"/>
    <w:rsid w:val="42893424"/>
    <w:rsid w:val="428A970C"/>
    <w:rsid w:val="4294B765"/>
    <w:rsid w:val="42A06729"/>
    <w:rsid w:val="42A5528E"/>
    <w:rsid w:val="42B695B8"/>
    <w:rsid w:val="42B7D002"/>
    <w:rsid w:val="42C7265E"/>
    <w:rsid w:val="42FD7BF2"/>
    <w:rsid w:val="43064049"/>
    <w:rsid w:val="430DBBD3"/>
    <w:rsid w:val="4310D691"/>
    <w:rsid w:val="43259E00"/>
    <w:rsid w:val="43304F1E"/>
    <w:rsid w:val="4336F9FF"/>
    <w:rsid w:val="433B06F1"/>
    <w:rsid w:val="4349C455"/>
    <w:rsid w:val="4356445C"/>
    <w:rsid w:val="435F46C6"/>
    <w:rsid w:val="437CD6B5"/>
    <w:rsid w:val="438BA851"/>
    <w:rsid w:val="43A04A64"/>
    <w:rsid w:val="43BFA8E3"/>
    <w:rsid w:val="43C4C6F1"/>
    <w:rsid w:val="43CAF4B2"/>
    <w:rsid w:val="43D7A289"/>
    <w:rsid w:val="43D8270F"/>
    <w:rsid w:val="43EB01E5"/>
    <w:rsid w:val="44048047"/>
    <w:rsid w:val="44097050"/>
    <w:rsid w:val="441B5B2C"/>
    <w:rsid w:val="44288477"/>
    <w:rsid w:val="4435AA06"/>
    <w:rsid w:val="4436182F"/>
    <w:rsid w:val="443AA073"/>
    <w:rsid w:val="443C6E1C"/>
    <w:rsid w:val="444350CC"/>
    <w:rsid w:val="44503ED4"/>
    <w:rsid w:val="445B0393"/>
    <w:rsid w:val="4470DE9A"/>
    <w:rsid w:val="447FAB75"/>
    <w:rsid w:val="44B00B10"/>
    <w:rsid w:val="44D781CD"/>
    <w:rsid w:val="44E4167A"/>
    <w:rsid w:val="4517F386"/>
    <w:rsid w:val="452B5C52"/>
    <w:rsid w:val="4531A800"/>
    <w:rsid w:val="4537E549"/>
    <w:rsid w:val="455EDCF9"/>
    <w:rsid w:val="456370F0"/>
    <w:rsid w:val="456C7D2C"/>
    <w:rsid w:val="457C73D9"/>
    <w:rsid w:val="4586D246"/>
    <w:rsid w:val="4596FAAD"/>
    <w:rsid w:val="459DD4D5"/>
    <w:rsid w:val="459EB5B2"/>
    <w:rsid w:val="45A8266B"/>
    <w:rsid w:val="45A8F436"/>
    <w:rsid w:val="45ADD312"/>
    <w:rsid w:val="45D1A8A6"/>
    <w:rsid w:val="45DBAF6D"/>
    <w:rsid w:val="45E4A25D"/>
    <w:rsid w:val="4618FBDC"/>
    <w:rsid w:val="462762FD"/>
    <w:rsid w:val="463ADA86"/>
    <w:rsid w:val="4641D449"/>
    <w:rsid w:val="46487753"/>
    <w:rsid w:val="4653C473"/>
    <w:rsid w:val="465822B0"/>
    <w:rsid w:val="4661961A"/>
    <w:rsid w:val="4670831F"/>
    <w:rsid w:val="467678BB"/>
    <w:rsid w:val="4681B2E9"/>
    <w:rsid w:val="4682230D"/>
    <w:rsid w:val="468C6012"/>
    <w:rsid w:val="46940C3C"/>
    <w:rsid w:val="46FB5F27"/>
    <w:rsid w:val="470B115B"/>
    <w:rsid w:val="470B5224"/>
    <w:rsid w:val="470FBD72"/>
    <w:rsid w:val="471BDDE9"/>
    <w:rsid w:val="473DC78D"/>
    <w:rsid w:val="47489818"/>
    <w:rsid w:val="47563782"/>
    <w:rsid w:val="475848F8"/>
    <w:rsid w:val="475B5C6D"/>
    <w:rsid w:val="4765AA23"/>
    <w:rsid w:val="476FA343"/>
    <w:rsid w:val="478147B4"/>
    <w:rsid w:val="478B50FF"/>
    <w:rsid w:val="4793682B"/>
    <w:rsid w:val="47B112C7"/>
    <w:rsid w:val="47D05E9C"/>
    <w:rsid w:val="47D8C866"/>
    <w:rsid w:val="47D9FD49"/>
    <w:rsid w:val="47F3F311"/>
    <w:rsid w:val="47F72018"/>
    <w:rsid w:val="48015B61"/>
    <w:rsid w:val="48247B99"/>
    <w:rsid w:val="48260BEC"/>
    <w:rsid w:val="4838F885"/>
    <w:rsid w:val="484112E0"/>
    <w:rsid w:val="486776FC"/>
    <w:rsid w:val="487D6936"/>
    <w:rsid w:val="48B406CE"/>
    <w:rsid w:val="48C5894C"/>
    <w:rsid w:val="48CCC529"/>
    <w:rsid w:val="48DA74A7"/>
    <w:rsid w:val="48DB376D"/>
    <w:rsid w:val="48F7C83B"/>
    <w:rsid w:val="491034D8"/>
    <w:rsid w:val="492580BA"/>
    <w:rsid w:val="49415848"/>
    <w:rsid w:val="4949EDD0"/>
    <w:rsid w:val="495B6D86"/>
    <w:rsid w:val="496893FB"/>
    <w:rsid w:val="4969DFE4"/>
    <w:rsid w:val="4973E2AB"/>
    <w:rsid w:val="49BA32A3"/>
    <w:rsid w:val="49C43984"/>
    <w:rsid w:val="49CA1967"/>
    <w:rsid w:val="49E8AE76"/>
    <w:rsid w:val="49F5F00C"/>
    <w:rsid w:val="4A53C93E"/>
    <w:rsid w:val="4A557678"/>
    <w:rsid w:val="4A600D05"/>
    <w:rsid w:val="4A6421BA"/>
    <w:rsid w:val="4A80EBE5"/>
    <w:rsid w:val="4A9957C7"/>
    <w:rsid w:val="4AAFC20A"/>
    <w:rsid w:val="4AB06473"/>
    <w:rsid w:val="4AB11737"/>
    <w:rsid w:val="4AD29B76"/>
    <w:rsid w:val="4ADB936C"/>
    <w:rsid w:val="4AE01F0E"/>
    <w:rsid w:val="4B00BCD4"/>
    <w:rsid w:val="4B05B045"/>
    <w:rsid w:val="4B119E0B"/>
    <w:rsid w:val="4B38CE59"/>
    <w:rsid w:val="4B3C4F23"/>
    <w:rsid w:val="4B487836"/>
    <w:rsid w:val="4B4E7118"/>
    <w:rsid w:val="4B58AB01"/>
    <w:rsid w:val="4B5A1BA3"/>
    <w:rsid w:val="4B616F17"/>
    <w:rsid w:val="4B6423A0"/>
    <w:rsid w:val="4B65DBB0"/>
    <w:rsid w:val="4B683AC6"/>
    <w:rsid w:val="4B695E3C"/>
    <w:rsid w:val="4B730548"/>
    <w:rsid w:val="4B811FAE"/>
    <w:rsid w:val="4B82712A"/>
    <w:rsid w:val="4B8B6C10"/>
    <w:rsid w:val="4B9D462F"/>
    <w:rsid w:val="4BBD8EE8"/>
    <w:rsid w:val="4BC811C0"/>
    <w:rsid w:val="4BCE8F59"/>
    <w:rsid w:val="4BDD3363"/>
    <w:rsid w:val="4BE98EE1"/>
    <w:rsid w:val="4BF9DD08"/>
    <w:rsid w:val="4BFBC06A"/>
    <w:rsid w:val="4C11E450"/>
    <w:rsid w:val="4C151FB8"/>
    <w:rsid w:val="4C1B516E"/>
    <w:rsid w:val="4C1CBF29"/>
    <w:rsid w:val="4C1D9321"/>
    <w:rsid w:val="4C1FF806"/>
    <w:rsid w:val="4C2263AB"/>
    <w:rsid w:val="4C2A99A6"/>
    <w:rsid w:val="4C53074C"/>
    <w:rsid w:val="4C56D52E"/>
    <w:rsid w:val="4C5EDAB5"/>
    <w:rsid w:val="4C6117CF"/>
    <w:rsid w:val="4C736A39"/>
    <w:rsid w:val="4C8A7536"/>
    <w:rsid w:val="4CA2C020"/>
    <w:rsid w:val="4CB19FE4"/>
    <w:rsid w:val="4CBEBD59"/>
    <w:rsid w:val="4CF2277D"/>
    <w:rsid w:val="4CF46527"/>
    <w:rsid w:val="4CF702C6"/>
    <w:rsid w:val="4D1D880B"/>
    <w:rsid w:val="4D22FEEE"/>
    <w:rsid w:val="4D2FEEAE"/>
    <w:rsid w:val="4D3017AB"/>
    <w:rsid w:val="4D3A7682"/>
    <w:rsid w:val="4D4F3296"/>
    <w:rsid w:val="4D53C8CC"/>
    <w:rsid w:val="4D5F729A"/>
    <w:rsid w:val="4D655610"/>
    <w:rsid w:val="4D9EB164"/>
    <w:rsid w:val="4DBCDA37"/>
    <w:rsid w:val="4DBFF817"/>
    <w:rsid w:val="4DC7A76B"/>
    <w:rsid w:val="4DCDA719"/>
    <w:rsid w:val="4DD0752A"/>
    <w:rsid w:val="4DE182B9"/>
    <w:rsid w:val="4DE71825"/>
    <w:rsid w:val="4E0978B9"/>
    <w:rsid w:val="4E4097A9"/>
    <w:rsid w:val="4E44BD34"/>
    <w:rsid w:val="4E524994"/>
    <w:rsid w:val="4E54382A"/>
    <w:rsid w:val="4E6BE155"/>
    <w:rsid w:val="4E81F534"/>
    <w:rsid w:val="4E90BE44"/>
    <w:rsid w:val="4E91BC65"/>
    <w:rsid w:val="4E977279"/>
    <w:rsid w:val="4EA67E01"/>
    <w:rsid w:val="4EA7F0DF"/>
    <w:rsid w:val="4EC9F7C2"/>
    <w:rsid w:val="4ED1D8D8"/>
    <w:rsid w:val="4EDC66F0"/>
    <w:rsid w:val="4EDDF605"/>
    <w:rsid w:val="4F0992C1"/>
    <w:rsid w:val="4F154564"/>
    <w:rsid w:val="4F1D52B6"/>
    <w:rsid w:val="4F4D69ED"/>
    <w:rsid w:val="4F5C4BA4"/>
    <w:rsid w:val="4F64002B"/>
    <w:rsid w:val="4F6C18F0"/>
    <w:rsid w:val="4F73775D"/>
    <w:rsid w:val="4F7831AF"/>
    <w:rsid w:val="4F82D787"/>
    <w:rsid w:val="4F8F109B"/>
    <w:rsid w:val="4FCC3FF5"/>
    <w:rsid w:val="4FD6D864"/>
    <w:rsid w:val="4FD92168"/>
    <w:rsid w:val="4FD92D9B"/>
    <w:rsid w:val="4FF46FA9"/>
    <w:rsid w:val="5005AC3D"/>
    <w:rsid w:val="50187069"/>
    <w:rsid w:val="502935DF"/>
    <w:rsid w:val="502D8CC6"/>
    <w:rsid w:val="503B27FA"/>
    <w:rsid w:val="503EC79D"/>
    <w:rsid w:val="50423160"/>
    <w:rsid w:val="50424E62"/>
    <w:rsid w:val="504374C6"/>
    <w:rsid w:val="505921C5"/>
    <w:rsid w:val="50609B63"/>
    <w:rsid w:val="5064359D"/>
    <w:rsid w:val="506DA939"/>
    <w:rsid w:val="5073ADBA"/>
    <w:rsid w:val="507474E7"/>
    <w:rsid w:val="5074F59B"/>
    <w:rsid w:val="50788F63"/>
    <w:rsid w:val="5092AC98"/>
    <w:rsid w:val="509F9A49"/>
    <w:rsid w:val="50C2ADEA"/>
    <w:rsid w:val="50D32CE9"/>
    <w:rsid w:val="50DCC96E"/>
    <w:rsid w:val="50E0C07C"/>
    <w:rsid w:val="50E617C1"/>
    <w:rsid w:val="5102000F"/>
    <w:rsid w:val="510B2858"/>
    <w:rsid w:val="51156E52"/>
    <w:rsid w:val="511C10F5"/>
    <w:rsid w:val="5138B6FD"/>
    <w:rsid w:val="513BD519"/>
    <w:rsid w:val="51594748"/>
    <w:rsid w:val="518F559A"/>
    <w:rsid w:val="51969A50"/>
    <w:rsid w:val="51A6F442"/>
    <w:rsid w:val="51C808D1"/>
    <w:rsid w:val="51CB41B1"/>
    <w:rsid w:val="51D2E3AD"/>
    <w:rsid w:val="51D77C4A"/>
    <w:rsid w:val="521C8313"/>
    <w:rsid w:val="5223D829"/>
    <w:rsid w:val="522CE1F5"/>
    <w:rsid w:val="52354DC0"/>
    <w:rsid w:val="523BC816"/>
    <w:rsid w:val="524FF62F"/>
    <w:rsid w:val="525F6E68"/>
    <w:rsid w:val="52713D2F"/>
    <w:rsid w:val="527F7D67"/>
    <w:rsid w:val="5287E706"/>
    <w:rsid w:val="529E8B6E"/>
    <w:rsid w:val="52B65D3A"/>
    <w:rsid w:val="52BAA3EE"/>
    <w:rsid w:val="52BB7EAB"/>
    <w:rsid w:val="52C0F8B1"/>
    <w:rsid w:val="52CBE7E1"/>
    <w:rsid w:val="52CE88C0"/>
    <w:rsid w:val="52EAE00A"/>
    <w:rsid w:val="52EBD0A8"/>
    <w:rsid w:val="52FBDDD8"/>
    <w:rsid w:val="530DBE9C"/>
    <w:rsid w:val="532C9499"/>
    <w:rsid w:val="532F294B"/>
    <w:rsid w:val="5331E79C"/>
    <w:rsid w:val="533CF6ED"/>
    <w:rsid w:val="5363D932"/>
    <w:rsid w:val="536C3776"/>
    <w:rsid w:val="53742E6C"/>
    <w:rsid w:val="5376E22E"/>
    <w:rsid w:val="5394AAE3"/>
    <w:rsid w:val="539610EE"/>
    <w:rsid w:val="53B85374"/>
    <w:rsid w:val="53CCAAE4"/>
    <w:rsid w:val="53D1953A"/>
    <w:rsid w:val="53E42F66"/>
    <w:rsid w:val="53E5BDE7"/>
    <w:rsid w:val="53E6A0AC"/>
    <w:rsid w:val="54004EE4"/>
    <w:rsid w:val="540C8C1D"/>
    <w:rsid w:val="5416EBA4"/>
    <w:rsid w:val="542DA2DE"/>
    <w:rsid w:val="5441B9FD"/>
    <w:rsid w:val="5460D360"/>
    <w:rsid w:val="54662B95"/>
    <w:rsid w:val="547F5EC2"/>
    <w:rsid w:val="54880424"/>
    <w:rsid w:val="54B4A811"/>
    <w:rsid w:val="54C6B60C"/>
    <w:rsid w:val="54DA639F"/>
    <w:rsid w:val="54E76C42"/>
    <w:rsid w:val="54EE2DA2"/>
    <w:rsid w:val="54FA90C3"/>
    <w:rsid w:val="54FCAE59"/>
    <w:rsid w:val="54FFFD9B"/>
    <w:rsid w:val="5502E273"/>
    <w:rsid w:val="5513BD9F"/>
    <w:rsid w:val="5522B302"/>
    <w:rsid w:val="5531E14F"/>
    <w:rsid w:val="5537D9B4"/>
    <w:rsid w:val="55415D22"/>
    <w:rsid w:val="554A77BC"/>
    <w:rsid w:val="555702C1"/>
    <w:rsid w:val="555A447B"/>
    <w:rsid w:val="556D4C32"/>
    <w:rsid w:val="557140CE"/>
    <w:rsid w:val="55722178"/>
    <w:rsid w:val="558ADC48"/>
    <w:rsid w:val="55A0E8BA"/>
    <w:rsid w:val="55C08965"/>
    <w:rsid w:val="55C0FF6B"/>
    <w:rsid w:val="55C2E26B"/>
    <w:rsid w:val="55F15369"/>
    <w:rsid w:val="55F872A0"/>
    <w:rsid w:val="56063CCE"/>
    <w:rsid w:val="5626B7E5"/>
    <w:rsid w:val="562AFFC5"/>
    <w:rsid w:val="562EF8A8"/>
    <w:rsid w:val="56310969"/>
    <w:rsid w:val="563395D6"/>
    <w:rsid w:val="56434948"/>
    <w:rsid w:val="564370EA"/>
    <w:rsid w:val="564BAC13"/>
    <w:rsid w:val="56619994"/>
    <w:rsid w:val="5662866D"/>
    <w:rsid w:val="5666D9CB"/>
    <w:rsid w:val="566C4CA2"/>
    <w:rsid w:val="56763400"/>
    <w:rsid w:val="56806A9D"/>
    <w:rsid w:val="5682A7CC"/>
    <w:rsid w:val="5690883F"/>
    <w:rsid w:val="5698D626"/>
    <w:rsid w:val="56A05D11"/>
    <w:rsid w:val="56A786FD"/>
    <w:rsid w:val="56B02071"/>
    <w:rsid w:val="56BB1253"/>
    <w:rsid w:val="56CFDF8D"/>
    <w:rsid w:val="56D2E128"/>
    <w:rsid w:val="56E05791"/>
    <w:rsid w:val="56EA4757"/>
    <w:rsid w:val="5714A4A6"/>
    <w:rsid w:val="5726A3D5"/>
    <w:rsid w:val="5734EA7F"/>
    <w:rsid w:val="57442CDF"/>
    <w:rsid w:val="577364A9"/>
    <w:rsid w:val="5775B89B"/>
    <w:rsid w:val="57944301"/>
    <w:rsid w:val="57A40BFF"/>
    <w:rsid w:val="57E7D810"/>
    <w:rsid w:val="5811C7D0"/>
    <w:rsid w:val="581E21F8"/>
    <w:rsid w:val="58366125"/>
    <w:rsid w:val="5837EFD2"/>
    <w:rsid w:val="583A61D3"/>
    <w:rsid w:val="5857252A"/>
    <w:rsid w:val="5859E5DB"/>
    <w:rsid w:val="585DC450"/>
    <w:rsid w:val="5862BCAC"/>
    <w:rsid w:val="58698211"/>
    <w:rsid w:val="587AC53B"/>
    <w:rsid w:val="587B7E6F"/>
    <w:rsid w:val="589C8CCD"/>
    <w:rsid w:val="58AF6EA4"/>
    <w:rsid w:val="58BA11CF"/>
    <w:rsid w:val="58CDCFD3"/>
    <w:rsid w:val="58CE7321"/>
    <w:rsid w:val="58D33511"/>
    <w:rsid w:val="58D55F23"/>
    <w:rsid w:val="58F1047E"/>
    <w:rsid w:val="590AF29C"/>
    <w:rsid w:val="5913F016"/>
    <w:rsid w:val="591816FA"/>
    <w:rsid w:val="5930256D"/>
    <w:rsid w:val="5934B5BB"/>
    <w:rsid w:val="593B2965"/>
    <w:rsid w:val="59503CD6"/>
    <w:rsid w:val="59730763"/>
    <w:rsid w:val="597FBF9A"/>
    <w:rsid w:val="59A4659B"/>
    <w:rsid w:val="59A60908"/>
    <w:rsid w:val="59ADD4C2"/>
    <w:rsid w:val="59BC8AF1"/>
    <w:rsid w:val="59C65399"/>
    <w:rsid w:val="59D20CBD"/>
    <w:rsid w:val="59D46F0C"/>
    <w:rsid w:val="59D5E1A3"/>
    <w:rsid w:val="59D70A24"/>
    <w:rsid w:val="59E4569C"/>
    <w:rsid w:val="59E72EC2"/>
    <w:rsid w:val="59FEA564"/>
    <w:rsid w:val="59FFC583"/>
    <w:rsid w:val="5A055272"/>
    <w:rsid w:val="5A187A66"/>
    <w:rsid w:val="5A1E3084"/>
    <w:rsid w:val="5A1F8E40"/>
    <w:rsid w:val="5A362979"/>
    <w:rsid w:val="5A4B3F05"/>
    <w:rsid w:val="5A665F87"/>
    <w:rsid w:val="5A901531"/>
    <w:rsid w:val="5A952986"/>
    <w:rsid w:val="5A96F74E"/>
    <w:rsid w:val="5A98FCDE"/>
    <w:rsid w:val="5A9E0DAD"/>
    <w:rsid w:val="5ABF35F8"/>
    <w:rsid w:val="5AC62A27"/>
    <w:rsid w:val="5AC914D8"/>
    <w:rsid w:val="5AEDCE52"/>
    <w:rsid w:val="5AF1BB37"/>
    <w:rsid w:val="5AF4C74C"/>
    <w:rsid w:val="5AFFD6C9"/>
    <w:rsid w:val="5B00C688"/>
    <w:rsid w:val="5B05167C"/>
    <w:rsid w:val="5B14DC89"/>
    <w:rsid w:val="5B51E1EB"/>
    <w:rsid w:val="5B54E01A"/>
    <w:rsid w:val="5B5ED8A6"/>
    <w:rsid w:val="5B7B45FF"/>
    <w:rsid w:val="5B7BDEB7"/>
    <w:rsid w:val="5B7C252A"/>
    <w:rsid w:val="5B807253"/>
    <w:rsid w:val="5B88101E"/>
    <w:rsid w:val="5B8912E7"/>
    <w:rsid w:val="5B91869D"/>
    <w:rsid w:val="5BC0C8C6"/>
    <w:rsid w:val="5BD6933D"/>
    <w:rsid w:val="5BF6D875"/>
    <w:rsid w:val="5BF7F054"/>
    <w:rsid w:val="5BFF0A09"/>
    <w:rsid w:val="5C0613E3"/>
    <w:rsid w:val="5C186215"/>
    <w:rsid w:val="5C2DEF19"/>
    <w:rsid w:val="5C357A90"/>
    <w:rsid w:val="5C372141"/>
    <w:rsid w:val="5C4BEC4D"/>
    <w:rsid w:val="5C6260F1"/>
    <w:rsid w:val="5C67C62F"/>
    <w:rsid w:val="5C681FE6"/>
    <w:rsid w:val="5C74C506"/>
    <w:rsid w:val="5C8A9EAD"/>
    <w:rsid w:val="5CAB7857"/>
    <w:rsid w:val="5CB3F827"/>
    <w:rsid w:val="5CBEDCDD"/>
    <w:rsid w:val="5CBF9A16"/>
    <w:rsid w:val="5CC2B6DA"/>
    <w:rsid w:val="5CC370D4"/>
    <w:rsid w:val="5CCD3F06"/>
    <w:rsid w:val="5CDB0CE1"/>
    <w:rsid w:val="5CDD3CA6"/>
    <w:rsid w:val="5CFC86B0"/>
    <w:rsid w:val="5D394767"/>
    <w:rsid w:val="5D57126B"/>
    <w:rsid w:val="5D5A6262"/>
    <w:rsid w:val="5D6710AE"/>
    <w:rsid w:val="5D8D2FBA"/>
    <w:rsid w:val="5D91991E"/>
    <w:rsid w:val="5D9974F4"/>
    <w:rsid w:val="5D9BF2AD"/>
    <w:rsid w:val="5DAEB08A"/>
    <w:rsid w:val="5DBC2768"/>
    <w:rsid w:val="5DBE2D2C"/>
    <w:rsid w:val="5DC7CACF"/>
    <w:rsid w:val="5DE1E9B9"/>
    <w:rsid w:val="5DE735FC"/>
    <w:rsid w:val="5DF453F7"/>
    <w:rsid w:val="5DFFE2E4"/>
    <w:rsid w:val="5E084462"/>
    <w:rsid w:val="5E0A0A93"/>
    <w:rsid w:val="5E287274"/>
    <w:rsid w:val="5E2D4957"/>
    <w:rsid w:val="5E2ED66F"/>
    <w:rsid w:val="5E2F5042"/>
    <w:rsid w:val="5E35759E"/>
    <w:rsid w:val="5E3A0900"/>
    <w:rsid w:val="5E3BB9AE"/>
    <w:rsid w:val="5E432B2D"/>
    <w:rsid w:val="5E47889F"/>
    <w:rsid w:val="5E5984BE"/>
    <w:rsid w:val="5E5C2F66"/>
    <w:rsid w:val="5E675123"/>
    <w:rsid w:val="5E699BEA"/>
    <w:rsid w:val="5E996EC0"/>
    <w:rsid w:val="5E9ADE67"/>
    <w:rsid w:val="5EB39184"/>
    <w:rsid w:val="5EBF2D05"/>
    <w:rsid w:val="5EC4FE34"/>
    <w:rsid w:val="5ECD4AAC"/>
    <w:rsid w:val="5ECFB700"/>
    <w:rsid w:val="5EF2E2CC"/>
    <w:rsid w:val="5F0C0CDE"/>
    <w:rsid w:val="5F135F76"/>
    <w:rsid w:val="5F148855"/>
    <w:rsid w:val="5F2E7937"/>
    <w:rsid w:val="5F408A24"/>
    <w:rsid w:val="5F5C218E"/>
    <w:rsid w:val="5F62CD7C"/>
    <w:rsid w:val="5F681B9C"/>
    <w:rsid w:val="5F7B0A3B"/>
    <w:rsid w:val="5F898110"/>
    <w:rsid w:val="5F91428C"/>
    <w:rsid w:val="5F933D6B"/>
    <w:rsid w:val="5FBD8A11"/>
    <w:rsid w:val="5FD7C12B"/>
    <w:rsid w:val="5FEE6E32"/>
    <w:rsid w:val="6068A6E0"/>
    <w:rsid w:val="60731C1C"/>
    <w:rsid w:val="6085C9BD"/>
    <w:rsid w:val="60926BF7"/>
    <w:rsid w:val="609BAB38"/>
    <w:rsid w:val="60A005C3"/>
    <w:rsid w:val="60BF765A"/>
    <w:rsid w:val="60CB3551"/>
    <w:rsid w:val="60D2D8C5"/>
    <w:rsid w:val="60E84E64"/>
    <w:rsid w:val="60EEEFF9"/>
    <w:rsid w:val="60F56EAC"/>
    <w:rsid w:val="6105D99E"/>
    <w:rsid w:val="610986D5"/>
    <w:rsid w:val="612B3027"/>
    <w:rsid w:val="6131E354"/>
    <w:rsid w:val="6135D214"/>
    <w:rsid w:val="6138C307"/>
    <w:rsid w:val="614CDB24"/>
    <w:rsid w:val="616A33D3"/>
    <w:rsid w:val="61966573"/>
    <w:rsid w:val="6197E6BA"/>
    <w:rsid w:val="61AEBD90"/>
    <w:rsid w:val="61C74FE6"/>
    <w:rsid w:val="61D48E6B"/>
    <w:rsid w:val="61DF74C1"/>
    <w:rsid w:val="61DF80F1"/>
    <w:rsid w:val="61EE1A8B"/>
    <w:rsid w:val="61F08485"/>
    <w:rsid w:val="6203B745"/>
    <w:rsid w:val="62272A8A"/>
    <w:rsid w:val="622AD6A6"/>
    <w:rsid w:val="62322AF9"/>
    <w:rsid w:val="623C3295"/>
    <w:rsid w:val="624622F1"/>
    <w:rsid w:val="6251F97D"/>
    <w:rsid w:val="62636725"/>
    <w:rsid w:val="627B7ED6"/>
    <w:rsid w:val="627D4D74"/>
    <w:rsid w:val="628202B9"/>
    <w:rsid w:val="6283D4C3"/>
    <w:rsid w:val="6284B5F1"/>
    <w:rsid w:val="62A560DE"/>
    <w:rsid w:val="62A59F0D"/>
    <w:rsid w:val="62A62098"/>
    <w:rsid w:val="62C17AF1"/>
    <w:rsid w:val="62CADE2D"/>
    <w:rsid w:val="62CDB3B5"/>
    <w:rsid w:val="62D343E4"/>
    <w:rsid w:val="62DAAC46"/>
    <w:rsid w:val="62DBB585"/>
    <w:rsid w:val="62DDF0CA"/>
    <w:rsid w:val="62FB343A"/>
    <w:rsid w:val="62FF17A2"/>
    <w:rsid w:val="6300E968"/>
    <w:rsid w:val="6311924F"/>
    <w:rsid w:val="631FBA69"/>
    <w:rsid w:val="6338BE19"/>
    <w:rsid w:val="633D066F"/>
    <w:rsid w:val="63437C31"/>
    <w:rsid w:val="634B2A76"/>
    <w:rsid w:val="635F0D41"/>
    <w:rsid w:val="636DF4C9"/>
    <w:rsid w:val="63740347"/>
    <w:rsid w:val="637AA279"/>
    <w:rsid w:val="637E6D53"/>
    <w:rsid w:val="63B1E752"/>
    <w:rsid w:val="63E6F518"/>
    <w:rsid w:val="63F381BD"/>
    <w:rsid w:val="63FA0ED1"/>
    <w:rsid w:val="641F1FE9"/>
    <w:rsid w:val="6424E39F"/>
    <w:rsid w:val="642A9D6D"/>
    <w:rsid w:val="643709F7"/>
    <w:rsid w:val="64443BDE"/>
    <w:rsid w:val="644CEFE1"/>
    <w:rsid w:val="648D845F"/>
    <w:rsid w:val="64A6C87C"/>
    <w:rsid w:val="64BBD736"/>
    <w:rsid w:val="64C32D09"/>
    <w:rsid w:val="64CC0C03"/>
    <w:rsid w:val="64CD1679"/>
    <w:rsid w:val="64DECDBC"/>
    <w:rsid w:val="64E6A728"/>
    <w:rsid w:val="64F2B771"/>
    <w:rsid w:val="64FE435E"/>
    <w:rsid w:val="65190DC6"/>
    <w:rsid w:val="65199CCF"/>
    <w:rsid w:val="6547A48D"/>
    <w:rsid w:val="655B4A9E"/>
    <w:rsid w:val="65672944"/>
    <w:rsid w:val="656F9794"/>
    <w:rsid w:val="656F9798"/>
    <w:rsid w:val="65864828"/>
    <w:rsid w:val="658F521E"/>
    <w:rsid w:val="6593CDCC"/>
    <w:rsid w:val="659D50EB"/>
    <w:rsid w:val="65A9664B"/>
    <w:rsid w:val="65ADE79E"/>
    <w:rsid w:val="65B288A3"/>
    <w:rsid w:val="65D09CC9"/>
    <w:rsid w:val="65D5F19E"/>
    <w:rsid w:val="65D82AA2"/>
    <w:rsid w:val="65E1D485"/>
    <w:rsid w:val="65F0D7CB"/>
    <w:rsid w:val="65F1BC49"/>
    <w:rsid w:val="65F48FF9"/>
    <w:rsid w:val="65F58018"/>
    <w:rsid w:val="65F727D6"/>
    <w:rsid w:val="66030396"/>
    <w:rsid w:val="66067DE5"/>
    <w:rsid w:val="66163358"/>
    <w:rsid w:val="662DDA52"/>
    <w:rsid w:val="66330C03"/>
    <w:rsid w:val="66373CD8"/>
    <w:rsid w:val="6641E74F"/>
    <w:rsid w:val="66431555"/>
    <w:rsid w:val="66493311"/>
    <w:rsid w:val="664AA7B9"/>
    <w:rsid w:val="66603D43"/>
    <w:rsid w:val="6662A38F"/>
    <w:rsid w:val="666FA119"/>
    <w:rsid w:val="6696199E"/>
    <w:rsid w:val="6696AE03"/>
    <w:rsid w:val="66AA1DE4"/>
    <w:rsid w:val="66CB0B25"/>
    <w:rsid w:val="66D45E01"/>
    <w:rsid w:val="66D89C97"/>
    <w:rsid w:val="66DD0524"/>
    <w:rsid w:val="66EB4F1B"/>
    <w:rsid w:val="66FE44DE"/>
    <w:rsid w:val="66FE6231"/>
    <w:rsid w:val="672B227F"/>
    <w:rsid w:val="672F4289"/>
    <w:rsid w:val="67398B1C"/>
    <w:rsid w:val="6752FE2C"/>
    <w:rsid w:val="67642E77"/>
    <w:rsid w:val="6768B9EE"/>
    <w:rsid w:val="6774398F"/>
    <w:rsid w:val="6777F6CE"/>
    <w:rsid w:val="6780DE83"/>
    <w:rsid w:val="679E88C9"/>
    <w:rsid w:val="67DEE5B6"/>
    <w:rsid w:val="67E91C40"/>
    <w:rsid w:val="680B5014"/>
    <w:rsid w:val="6818863E"/>
    <w:rsid w:val="681F1897"/>
    <w:rsid w:val="6828282B"/>
    <w:rsid w:val="682AE9EF"/>
    <w:rsid w:val="6831B64E"/>
    <w:rsid w:val="6832DE0B"/>
    <w:rsid w:val="6838DE66"/>
    <w:rsid w:val="683BA03D"/>
    <w:rsid w:val="6867EAD2"/>
    <w:rsid w:val="68711CDF"/>
    <w:rsid w:val="68A79347"/>
    <w:rsid w:val="68C2DBEA"/>
    <w:rsid w:val="68F7EE30"/>
    <w:rsid w:val="68F9491A"/>
    <w:rsid w:val="69306159"/>
    <w:rsid w:val="69332699"/>
    <w:rsid w:val="693824D2"/>
    <w:rsid w:val="6942E133"/>
    <w:rsid w:val="694BC904"/>
    <w:rsid w:val="69573595"/>
    <w:rsid w:val="69582471"/>
    <w:rsid w:val="69657B14"/>
    <w:rsid w:val="69924888"/>
    <w:rsid w:val="699BADC2"/>
    <w:rsid w:val="699ECADB"/>
    <w:rsid w:val="69B2BEEB"/>
    <w:rsid w:val="69DC90DC"/>
    <w:rsid w:val="69E5180C"/>
    <w:rsid w:val="69EF01DD"/>
    <w:rsid w:val="6A05FDCD"/>
    <w:rsid w:val="6A12657D"/>
    <w:rsid w:val="6A261696"/>
    <w:rsid w:val="6A3B5226"/>
    <w:rsid w:val="6A3C41D4"/>
    <w:rsid w:val="6A3E2132"/>
    <w:rsid w:val="6A4B7CF4"/>
    <w:rsid w:val="6A5799B1"/>
    <w:rsid w:val="6A5B6FC8"/>
    <w:rsid w:val="6A5CD897"/>
    <w:rsid w:val="6A735EA2"/>
    <w:rsid w:val="6A856AC5"/>
    <w:rsid w:val="6A8D16C2"/>
    <w:rsid w:val="6A908323"/>
    <w:rsid w:val="6A94EF85"/>
    <w:rsid w:val="6A9902DE"/>
    <w:rsid w:val="6A9D9AD4"/>
    <w:rsid w:val="6A9E9322"/>
    <w:rsid w:val="6A9F6CDE"/>
    <w:rsid w:val="6AC3CC5A"/>
    <w:rsid w:val="6AC52D6C"/>
    <w:rsid w:val="6AD6118A"/>
    <w:rsid w:val="6AEBDCF6"/>
    <w:rsid w:val="6B139E37"/>
    <w:rsid w:val="6B1CA434"/>
    <w:rsid w:val="6B45E6C8"/>
    <w:rsid w:val="6B49D510"/>
    <w:rsid w:val="6B52BF7B"/>
    <w:rsid w:val="6B64EED1"/>
    <w:rsid w:val="6B6C8C01"/>
    <w:rsid w:val="6B7AE536"/>
    <w:rsid w:val="6B982E11"/>
    <w:rsid w:val="6B9C66FC"/>
    <w:rsid w:val="6BCB008C"/>
    <w:rsid w:val="6BE241B3"/>
    <w:rsid w:val="6C002E06"/>
    <w:rsid w:val="6C07491E"/>
    <w:rsid w:val="6C1B34D4"/>
    <w:rsid w:val="6C213B26"/>
    <w:rsid w:val="6C4A3E54"/>
    <w:rsid w:val="6C4CE375"/>
    <w:rsid w:val="6C59EAF7"/>
    <w:rsid w:val="6C60FDCD"/>
    <w:rsid w:val="6C6AC75B"/>
    <w:rsid w:val="6C71C073"/>
    <w:rsid w:val="6C75C6E8"/>
    <w:rsid w:val="6C8030A1"/>
    <w:rsid w:val="6C81D81A"/>
    <w:rsid w:val="6CBA445F"/>
    <w:rsid w:val="6CC47112"/>
    <w:rsid w:val="6CC6F7D7"/>
    <w:rsid w:val="6CE50275"/>
    <w:rsid w:val="6CEA5E77"/>
    <w:rsid w:val="6CFC4F70"/>
    <w:rsid w:val="6CFCD91C"/>
    <w:rsid w:val="6D05012D"/>
    <w:rsid w:val="6D0C022A"/>
    <w:rsid w:val="6D0C17F4"/>
    <w:rsid w:val="6D1F17E4"/>
    <w:rsid w:val="6D349D6B"/>
    <w:rsid w:val="6D379307"/>
    <w:rsid w:val="6D38127E"/>
    <w:rsid w:val="6D460B23"/>
    <w:rsid w:val="6D4BC4B9"/>
    <w:rsid w:val="6D538A74"/>
    <w:rsid w:val="6D5A190C"/>
    <w:rsid w:val="6D65537C"/>
    <w:rsid w:val="6D88A031"/>
    <w:rsid w:val="6D8FC87F"/>
    <w:rsid w:val="6D97AA4C"/>
    <w:rsid w:val="6DA284AE"/>
    <w:rsid w:val="6DB5769F"/>
    <w:rsid w:val="6DC03E48"/>
    <w:rsid w:val="6DC4E3A8"/>
    <w:rsid w:val="6DE94DFD"/>
    <w:rsid w:val="6E0697BC"/>
    <w:rsid w:val="6E2195D5"/>
    <w:rsid w:val="6E3674CA"/>
    <w:rsid w:val="6E379A26"/>
    <w:rsid w:val="6E4A03B6"/>
    <w:rsid w:val="6E4FF41A"/>
    <w:rsid w:val="6E6A992E"/>
    <w:rsid w:val="6E72C5C3"/>
    <w:rsid w:val="6E797A47"/>
    <w:rsid w:val="6E957796"/>
    <w:rsid w:val="6EBAE845"/>
    <w:rsid w:val="6EC3023E"/>
    <w:rsid w:val="6EC6F86D"/>
    <w:rsid w:val="6ED72C56"/>
    <w:rsid w:val="6EDED1EC"/>
    <w:rsid w:val="6EE92F73"/>
    <w:rsid w:val="6F0122C5"/>
    <w:rsid w:val="6F0153C7"/>
    <w:rsid w:val="6F0B835D"/>
    <w:rsid w:val="6F2F5D82"/>
    <w:rsid w:val="6F531312"/>
    <w:rsid w:val="6F58DBE8"/>
    <w:rsid w:val="6F6177C0"/>
    <w:rsid w:val="6F86139F"/>
    <w:rsid w:val="6F8DF21A"/>
    <w:rsid w:val="6F989E8F"/>
    <w:rsid w:val="6FAE6E58"/>
    <w:rsid w:val="6FB8A3CE"/>
    <w:rsid w:val="6FBBF711"/>
    <w:rsid w:val="6FBCC7AA"/>
    <w:rsid w:val="6FC048D9"/>
    <w:rsid w:val="6FCFACF5"/>
    <w:rsid w:val="7031B373"/>
    <w:rsid w:val="703637E0"/>
    <w:rsid w:val="703C63EC"/>
    <w:rsid w:val="703D9049"/>
    <w:rsid w:val="704EDD47"/>
    <w:rsid w:val="70545990"/>
    <w:rsid w:val="7060D486"/>
    <w:rsid w:val="7071CB83"/>
    <w:rsid w:val="7092386B"/>
    <w:rsid w:val="7094A0DE"/>
    <w:rsid w:val="709D5DA1"/>
    <w:rsid w:val="70AFE4F4"/>
    <w:rsid w:val="70BD2A16"/>
    <w:rsid w:val="70C7FF04"/>
    <w:rsid w:val="710271A8"/>
    <w:rsid w:val="710AED24"/>
    <w:rsid w:val="711A4872"/>
    <w:rsid w:val="7127B153"/>
    <w:rsid w:val="7130BFD7"/>
    <w:rsid w:val="7130F43D"/>
    <w:rsid w:val="7134BDE8"/>
    <w:rsid w:val="7135523F"/>
    <w:rsid w:val="7137967A"/>
    <w:rsid w:val="71493BE6"/>
    <w:rsid w:val="714A3EB9"/>
    <w:rsid w:val="7169FD14"/>
    <w:rsid w:val="718CF88B"/>
    <w:rsid w:val="7195F5AE"/>
    <w:rsid w:val="71978F93"/>
    <w:rsid w:val="719999FF"/>
    <w:rsid w:val="71B08975"/>
    <w:rsid w:val="71C1D2A9"/>
    <w:rsid w:val="71D2F431"/>
    <w:rsid w:val="71DBCD85"/>
    <w:rsid w:val="71E232EE"/>
    <w:rsid w:val="71E86F3C"/>
    <w:rsid w:val="72392E02"/>
    <w:rsid w:val="723FB8D1"/>
    <w:rsid w:val="72427D9D"/>
    <w:rsid w:val="724427B7"/>
    <w:rsid w:val="7252565F"/>
    <w:rsid w:val="725B847C"/>
    <w:rsid w:val="725CA742"/>
    <w:rsid w:val="7262FDDB"/>
    <w:rsid w:val="7274A872"/>
    <w:rsid w:val="729BD542"/>
    <w:rsid w:val="72ACD987"/>
    <w:rsid w:val="72AFFA74"/>
    <w:rsid w:val="72B6A570"/>
    <w:rsid w:val="72C20576"/>
    <w:rsid w:val="72C89D0E"/>
    <w:rsid w:val="72CE21AD"/>
    <w:rsid w:val="72D93F21"/>
    <w:rsid w:val="72F0F279"/>
    <w:rsid w:val="73036649"/>
    <w:rsid w:val="73064F8E"/>
    <w:rsid w:val="73207C1D"/>
    <w:rsid w:val="73223F91"/>
    <w:rsid w:val="7328FA3D"/>
    <w:rsid w:val="73499574"/>
    <w:rsid w:val="735DD160"/>
    <w:rsid w:val="736B27BF"/>
    <w:rsid w:val="736C0506"/>
    <w:rsid w:val="7376440F"/>
    <w:rsid w:val="738865DA"/>
    <w:rsid w:val="738E5968"/>
    <w:rsid w:val="73929369"/>
    <w:rsid w:val="73A2AB2C"/>
    <w:rsid w:val="73B3D07F"/>
    <w:rsid w:val="73D443D9"/>
    <w:rsid w:val="73EDAB64"/>
    <w:rsid w:val="73F46F95"/>
    <w:rsid w:val="73F55B35"/>
    <w:rsid w:val="73F9C1E1"/>
    <w:rsid w:val="73FC5491"/>
    <w:rsid w:val="740BDB2E"/>
    <w:rsid w:val="74389BB6"/>
    <w:rsid w:val="743BF546"/>
    <w:rsid w:val="743C8DC8"/>
    <w:rsid w:val="745C8694"/>
    <w:rsid w:val="74639A6B"/>
    <w:rsid w:val="746C0FB2"/>
    <w:rsid w:val="747C785F"/>
    <w:rsid w:val="7480C961"/>
    <w:rsid w:val="74917A2F"/>
    <w:rsid w:val="74939F2D"/>
    <w:rsid w:val="74A02854"/>
    <w:rsid w:val="74BB723E"/>
    <w:rsid w:val="74C0FB82"/>
    <w:rsid w:val="74CC0B78"/>
    <w:rsid w:val="7520E5D4"/>
    <w:rsid w:val="7527D8CB"/>
    <w:rsid w:val="753B2698"/>
    <w:rsid w:val="755EC9A3"/>
    <w:rsid w:val="7580E0E1"/>
    <w:rsid w:val="75819A48"/>
    <w:rsid w:val="75841E21"/>
    <w:rsid w:val="75891C24"/>
    <w:rsid w:val="75951A90"/>
    <w:rsid w:val="759CA96D"/>
    <w:rsid w:val="75A7AB8F"/>
    <w:rsid w:val="75B8720F"/>
    <w:rsid w:val="75D1D166"/>
    <w:rsid w:val="75D90E5E"/>
    <w:rsid w:val="75E41519"/>
    <w:rsid w:val="75E53794"/>
    <w:rsid w:val="7603E1C0"/>
    <w:rsid w:val="76082754"/>
    <w:rsid w:val="76139168"/>
    <w:rsid w:val="761F1032"/>
    <w:rsid w:val="762AA7D3"/>
    <w:rsid w:val="762BDD71"/>
    <w:rsid w:val="7642802A"/>
    <w:rsid w:val="764D8C9C"/>
    <w:rsid w:val="768BBE4A"/>
    <w:rsid w:val="7693126E"/>
    <w:rsid w:val="7695A718"/>
    <w:rsid w:val="769D5E54"/>
    <w:rsid w:val="76A56905"/>
    <w:rsid w:val="76C8A404"/>
    <w:rsid w:val="76D27591"/>
    <w:rsid w:val="7702C920"/>
    <w:rsid w:val="77074250"/>
    <w:rsid w:val="77151215"/>
    <w:rsid w:val="7719DA09"/>
    <w:rsid w:val="771E98B2"/>
    <w:rsid w:val="773B3C6F"/>
    <w:rsid w:val="7752F7D2"/>
    <w:rsid w:val="775E4892"/>
    <w:rsid w:val="77632062"/>
    <w:rsid w:val="77A2A1F3"/>
    <w:rsid w:val="77A9C908"/>
    <w:rsid w:val="77BE7C29"/>
    <w:rsid w:val="77C2F012"/>
    <w:rsid w:val="77D21C9A"/>
    <w:rsid w:val="77D94686"/>
    <w:rsid w:val="77E5EB03"/>
    <w:rsid w:val="7803A9DA"/>
    <w:rsid w:val="7808A1A1"/>
    <w:rsid w:val="782385A4"/>
    <w:rsid w:val="784B5F5F"/>
    <w:rsid w:val="785BD856"/>
    <w:rsid w:val="78788383"/>
    <w:rsid w:val="78A63B2E"/>
    <w:rsid w:val="78A6D154"/>
    <w:rsid w:val="78B84DB4"/>
    <w:rsid w:val="78CADF19"/>
    <w:rsid w:val="78FADA69"/>
    <w:rsid w:val="792430E6"/>
    <w:rsid w:val="79317796"/>
    <w:rsid w:val="795C1FA1"/>
    <w:rsid w:val="79614249"/>
    <w:rsid w:val="797C09EC"/>
    <w:rsid w:val="79806F83"/>
    <w:rsid w:val="79876470"/>
    <w:rsid w:val="799B09CD"/>
    <w:rsid w:val="79A2BD48"/>
    <w:rsid w:val="79C61722"/>
    <w:rsid w:val="79D41C76"/>
    <w:rsid w:val="79E8AC90"/>
    <w:rsid w:val="79F335E7"/>
    <w:rsid w:val="7A0D6629"/>
    <w:rsid w:val="7A1388F0"/>
    <w:rsid w:val="7A187B92"/>
    <w:rsid w:val="7A25BAB5"/>
    <w:rsid w:val="7A2E62FB"/>
    <w:rsid w:val="7A330510"/>
    <w:rsid w:val="7A39878C"/>
    <w:rsid w:val="7A3EE312"/>
    <w:rsid w:val="7A70A030"/>
    <w:rsid w:val="7A717037"/>
    <w:rsid w:val="7A83046B"/>
    <w:rsid w:val="7A8F3D2E"/>
    <w:rsid w:val="7A96F641"/>
    <w:rsid w:val="7AA13776"/>
    <w:rsid w:val="7AA37C15"/>
    <w:rsid w:val="7AB279A7"/>
    <w:rsid w:val="7AB7F3F4"/>
    <w:rsid w:val="7ABEE28D"/>
    <w:rsid w:val="7AC782F1"/>
    <w:rsid w:val="7ACFF53C"/>
    <w:rsid w:val="7AF0C509"/>
    <w:rsid w:val="7B07C61D"/>
    <w:rsid w:val="7B0FB9A2"/>
    <w:rsid w:val="7B19440E"/>
    <w:rsid w:val="7B1EDA7D"/>
    <w:rsid w:val="7B2E4159"/>
    <w:rsid w:val="7B32642F"/>
    <w:rsid w:val="7B3F96A5"/>
    <w:rsid w:val="7B5D6BCE"/>
    <w:rsid w:val="7B5E6D28"/>
    <w:rsid w:val="7B70CF77"/>
    <w:rsid w:val="7B77B791"/>
    <w:rsid w:val="7B7A04C0"/>
    <w:rsid w:val="7B7FA414"/>
    <w:rsid w:val="7B9382E7"/>
    <w:rsid w:val="7B9D7A44"/>
    <w:rsid w:val="7BB6B598"/>
    <w:rsid w:val="7BCDA8A6"/>
    <w:rsid w:val="7BD18109"/>
    <w:rsid w:val="7BD5769D"/>
    <w:rsid w:val="7BDBA503"/>
    <w:rsid w:val="7BDD232C"/>
    <w:rsid w:val="7BF18959"/>
    <w:rsid w:val="7BF341E5"/>
    <w:rsid w:val="7C1DA4D6"/>
    <w:rsid w:val="7C2F2202"/>
    <w:rsid w:val="7C51A9ED"/>
    <w:rsid w:val="7C657D76"/>
    <w:rsid w:val="7C948266"/>
    <w:rsid w:val="7C962E77"/>
    <w:rsid w:val="7C981633"/>
    <w:rsid w:val="7C991A15"/>
    <w:rsid w:val="7CB2F1EA"/>
    <w:rsid w:val="7CB52B01"/>
    <w:rsid w:val="7CB8CBF2"/>
    <w:rsid w:val="7CDA94DC"/>
    <w:rsid w:val="7CFFE36C"/>
    <w:rsid w:val="7D09A017"/>
    <w:rsid w:val="7D367A7B"/>
    <w:rsid w:val="7D381AD1"/>
    <w:rsid w:val="7D74426B"/>
    <w:rsid w:val="7D8CC10D"/>
    <w:rsid w:val="7DA3C8A4"/>
    <w:rsid w:val="7DB4A602"/>
    <w:rsid w:val="7DD49679"/>
    <w:rsid w:val="7DD76A43"/>
    <w:rsid w:val="7DDB1CD7"/>
    <w:rsid w:val="7DE2C439"/>
    <w:rsid w:val="7DE43AAD"/>
    <w:rsid w:val="7DF5E18B"/>
    <w:rsid w:val="7DF94A4C"/>
    <w:rsid w:val="7E0E2BF5"/>
    <w:rsid w:val="7E0F18DD"/>
    <w:rsid w:val="7E35224A"/>
    <w:rsid w:val="7E3D22DE"/>
    <w:rsid w:val="7E576667"/>
    <w:rsid w:val="7E691FCF"/>
    <w:rsid w:val="7E6EA251"/>
    <w:rsid w:val="7E725646"/>
    <w:rsid w:val="7E7D2CAF"/>
    <w:rsid w:val="7E816449"/>
    <w:rsid w:val="7EEEE561"/>
    <w:rsid w:val="7EFCCF27"/>
    <w:rsid w:val="7EFD24DA"/>
    <w:rsid w:val="7F08E981"/>
    <w:rsid w:val="7F0E2E78"/>
    <w:rsid w:val="7F0E74CC"/>
    <w:rsid w:val="7F0E9229"/>
    <w:rsid w:val="7F17B10A"/>
    <w:rsid w:val="7F38B2FA"/>
    <w:rsid w:val="7F45DF81"/>
    <w:rsid w:val="7F4937EE"/>
    <w:rsid w:val="7F4AC045"/>
    <w:rsid w:val="7F5509EA"/>
    <w:rsid w:val="7F5E09B7"/>
    <w:rsid w:val="7F798098"/>
    <w:rsid w:val="7F872809"/>
    <w:rsid w:val="7F96F4B9"/>
    <w:rsid w:val="7FA32FAE"/>
    <w:rsid w:val="7FA926CC"/>
    <w:rsid w:val="7FD08B9B"/>
    <w:rsid w:val="7FE7B845"/>
    <w:rsid w:val="7FEA92AC"/>
    <w:rsid w:val="7FF24BA0"/>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F65221F"/>
  <w15:chartTrackingRefBased/>
  <w15:docId w15:val="{B1F2FF01-C0C2-457D-A09F-816F47108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937"/>
  </w:style>
  <w:style w:type="paragraph" w:styleId="1">
    <w:name w:val="heading 1"/>
    <w:basedOn w:val="a"/>
    <w:next w:val="a"/>
    <w:link w:val="10"/>
    <w:uiPriority w:val="9"/>
    <w:qFormat/>
    <w:rsid w:val="002235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A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E07D4"/>
    <w:pPr>
      <w:ind w:left="720"/>
      <w:contextualSpacing/>
    </w:pPr>
  </w:style>
  <w:style w:type="character" w:customStyle="1" w:styleId="10">
    <w:name w:val="見出し 1 (文字)"/>
    <w:basedOn w:val="a0"/>
    <w:link w:val="1"/>
    <w:uiPriority w:val="9"/>
    <w:rsid w:val="00223593"/>
    <w:rPr>
      <w:rFonts w:asciiTheme="majorHAnsi" w:eastAsiaTheme="majorEastAsia" w:hAnsiTheme="majorHAnsi" w:cstheme="majorBidi"/>
      <w:color w:val="2F5496" w:themeColor="accent1" w:themeShade="BF"/>
      <w:sz w:val="32"/>
      <w:szCs w:val="32"/>
    </w:rPr>
  </w:style>
  <w:style w:type="paragraph" w:styleId="a5">
    <w:name w:val="footnote text"/>
    <w:basedOn w:val="a"/>
    <w:link w:val="a6"/>
    <w:uiPriority w:val="99"/>
    <w:semiHidden/>
    <w:unhideWhenUsed/>
    <w:rsid w:val="00EC47AF"/>
    <w:pPr>
      <w:spacing w:after="0" w:line="240" w:lineRule="auto"/>
    </w:pPr>
    <w:rPr>
      <w:sz w:val="20"/>
      <w:szCs w:val="20"/>
    </w:rPr>
  </w:style>
  <w:style w:type="character" w:customStyle="1" w:styleId="a6">
    <w:name w:val="脚注文字列 (文字)"/>
    <w:basedOn w:val="a0"/>
    <w:link w:val="a5"/>
    <w:uiPriority w:val="99"/>
    <w:semiHidden/>
    <w:rsid w:val="00EC47AF"/>
    <w:rPr>
      <w:sz w:val="20"/>
      <w:szCs w:val="20"/>
    </w:rPr>
  </w:style>
  <w:style w:type="character" w:styleId="a7">
    <w:name w:val="footnote reference"/>
    <w:basedOn w:val="a0"/>
    <w:uiPriority w:val="99"/>
    <w:unhideWhenUsed/>
    <w:rsid w:val="00EC47AF"/>
    <w:rPr>
      <w:vertAlign w:val="superscript"/>
    </w:rPr>
  </w:style>
  <w:style w:type="paragraph" w:styleId="a8">
    <w:name w:val="header"/>
    <w:basedOn w:val="a"/>
    <w:link w:val="a9"/>
    <w:uiPriority w:val="99"/>
    <w:unhideWhenUsed/>
    <w:rsid w:val="00EC47AF"/>
    <w:pPr>
      <w:tabs>
        <w:tab w:val="center" w:pos="4513"/>
        <w:tab w:val="right" w:pos="9026"/>
      </w:tabs>
      <w:spacing w:after="0" w:line="240" w:lineRule="auto"/>
    </w:pPr>
  </w:style>
  <w:style w:type="character" w:customStyle="1" w:styleId="a9">
    <w:name w:val="ヘッダー (文字)"/>
    <w:basedOn w:val="a0"/>
    <w:link w:val="a8"/>
    <w:uiPriority w:val="99"/>
    <w:rsid w:val="00EC47AF"/>
  </w:style>
  <w:style w:type="paragraph" w:styleId="aa">
    <w:name w:val="footer"/>
    <w:basedOn w:val="a"/>
    <w:link w:val="ab"/>
    <w:uiPriority w:val="99"/>
    <w:unhideWhenUsed/>
    <w:rsid w:val="00EC47AF"/>
    <w:pPr>
      <w:tabs>
        <w:tab w:val="center" w:pos="4513"/>
        <w:tab w:val="right" w:pos="9026"/>
      </w:tabs>
      <w:spacing w:after="0" w:line="240" w:lineRule="auto"/>
    </w:pPr>
  </w:style>
  <w:style w:type="character" w:customStyle="1" w:styleId="ab">
    <w:name w:val="フッター (文字)"/>
    <w:basedOn w:val="a0"/>
    <w:link w:val="aa"/>
    <w:uiPriority w:val="99"/>
    <w:rsid w:val="00EC47AF"/>
  </w:style>
  <w:style w:type="paragraph" w:styleId="ac">
    <w:name w:val="annotation text"/>
    <w:basedOn w:val="a"/>
    <w:link w:val="ad"/>
    <w:uiPriority w:val="99"/>
    <w:unhideWhenUsed/>
    <w:rsid w:val="001D4035"/>
    <w:pPr>
      <w:spacing w:line="240" w:lineRule="auto"/>
    </w:pPr>
    <w:rPr>
      <w:sz w:val="20"/>
      <w:szCs w:val="20"/>
    </w:rPr>
  </w:style>
  <w:style w:type="character" w:customStyle="1" w:styleId="ad">
    <w:name w:val="コメント文字列 (文字)"/>
    <w:basedOn w:val="a0"/>
    <w:link w:val="ac"/>
    <w:uiPriority w:val="99"/>
    <w:semiHidden/>
    <w:rsid w:val="001D4035"/>
    <w:rPr>
      <w:sz w:val="20"/>
      <w:szCs w:val="20"/>
    </w:rPr>
  </w:style>
  <w:style w:type="character" w:styleId="ae">
    <w:name w:val="annotation reference"/>
    <w:basedOn w:val="a0"/>
    <w:uiPriority w:val="99"/>
    <w:semiHidden/>
    <w:unhideWhenUsed/>
    <w:rsid w:val="001D4035"/>
    <w:rPr>
      <w:sz w:val="16"/>
      <w:szCs w:val="16"/>
    </w:rPr>
  </w:style>
  <w:style w:type="character" w:customStyle="1" w:styleId="cf01">
    <w:name w:val="cf01"/>
    <w:basedOn w:val="a0"/>
    <w:rsid w:val="00873204"/>
    <w:rPr>
      <w:rFonts w:ascii="Segoe UI" w:hAnsi="Segoe UI" w:cs="Segoe UI" w:hint="default"/>
      <w:sz w:val="18"/>
      <w:szCs w:val="18"/>
    </w:rPr>
  </w:style>
  <w:style w:type="paragraph" w:styleId="af">
    <w:name w:val="Revision"/>
    <w:hidden/>
    <w:uiPriority w:val="99"/>
    <w:semiHidden/>
    <w:rsid w:val="002124CD"/>
    <w:pPr>
      <w:spacing w:after="0" w:line="240" w:lineRule="auto"/>
    </w:pPr>
  </w:style>
  <w:style w:type="paragraph" w:styleId="af0">
    <w:name w:val="annotation subject"/>
    <w:basedOn w:val="ac"/>
    <w:next w:val="ac"/>
    <w:link w:val="af1"/>
    <w:uiPriority w:val="99"/>
    <w:semiHidden/>
    <w:unhideWhenUsed/>
    <w:rsid w:val="00536E76"/>
    <w:rPr>
      <w:b/>
      <w:bCs/>
    </w:rPr>
  </w:style>
  <w:style w:type="character" w:customStyle="1" w:styleId="af1">
    <w:name w:val="コメント内容 (文字)"/>
    <w:basedOn w:val="ad"/>
    <w:link w:val="af0"/>
    <w:uiPriority w:val="99"/>
    <w:semiHidden/>
    <w:rsid w:val="00536E76"/>
    <w:rPr>
      <w:b/>
      <w:bCs/>
      <w:sz w:val="20"/>
      <w:szCs w:val="20"/>
    </w:rPr>
  </w:style>
  <w:style w:type="character" w:styleId="af2">
    <w:name w:val="Hyperlink"/>
    <w:basedOn w:val="a0"/>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4247">
      <w:bodyDiv w:val="1"/>
      <w:marLeft w:val="0"/>
      <w:marRight w:val="0"/>
      <w:marTop w:val="0"/>
      <w:marBottom w:val="0"/>
      <w:divBdr>
        <w:top w:val="none" w:sz="0" w:space="0" w:color="auto"/>
        <w:left w:val="none" w:sz="0" w:space="0" w:color="auto"/>
        <w:bottom w:val="none" w:sz="0" w:space="0" w:color="auto"/>
        <w:right w:val="none" w:sz="0" w:space="0" w:color="auto"/>
      </w:divBdr>
    </w:div>
    <w:div w:id="150370830">
      <w:bodyDiv w:val="1"/>
      <w:marLeft w:val="0"/>
      <w:marRight w:val="0"/>
      <w:marTop w:val="0"/>
      <w:marBottom w:val="0"/>
      <w:divBdr>
        <w:top w:val="none" w:sz="0" w:space="0" w:color="auto"/>
        <w:left w:val="none" w:sz="0" w:space="0" w:color="auto"/>
        <w:bottom w:val="none" w:sz="0" w:space="0" w:color="auto"/>
        <w:right w:val="none" w:sz="0" w:space="0" w:color="auto"/>
      </w:divBdr>
      <w:divsChild>
        <w:div w:id="1153328275">
          <w:marLeft w:val="0"/>
          <w:marRight w:val="0"/>
          <w:marTop w:val="0"/>
          <w:marBottom w:val="0"/>
          <w:divBdr>
            <w:top w:val="none" w:sz="0" w:space="0" w:color="auto"/>
            <w:left w:val="none" w:sz="0" w:space="0" w:color="auto"/>
            <w:bottom w:val="none" w:sz="0" w:space="0" w:color="auto"/>
            <w:right w:val="none" w:sz="0" w:space="0" w:color="auto"/>
          </w:divBdr>
          <w:divsChild>
            <w:div w:id="1610237381">
              <w:marLeft w:val="0"/>
              <w:marRight w:val="0"/>
              <w:marTop w:val="0"/>
              <w:marBottom w:val="0"/>
              <w:divBdr>
                <w:top w:val="none" w:sz="0" w:space="0" w:color="auto"/>
                <w:left w:val="none" w:sz="0" w:space="0" w:color="auto"/>
                <w:bottom w:val="none" w:sz="0" w:space="0" w:color="auto"/>
                <w:right w:val="none" w:sz="0" w:space="0" w:color="auto"/>
              </w:divBdr>
              <w:divsChild>
                <w:div w:id="15062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1214">
      <w:bodyDiv w:val="1"/>
      <w:marLeft w:val="0"/>
      <w:marRight w:val="0"/>
      <w:marTop w:val="0"/>
      <w:marBottom w:val="0"/>
      <w:divBdr>
        <w:top w:val="none" w:sz="0" w:space="0" w:color="auto"/>
        <w:left w:val="none" w:sz="0" w:space="0" w:color="auto"/>
        <w:bottom w:val="none" w:sz="0" w:space="0" w:color="auto"/>
        <w:right w:val="none" w:sz="0" w:space="0" w:color="auto"/>
      </w:divBdr>
      <w:divsChild>
        <w:div w:id="240255036">
          <w:marLeft w:val="0"/>
          <w:marRight w:val="0"/>
          <w:marTop w:val="0"/>
          <w:marBottom w:val="0"/>
          <w:divBdr>
            <w:top w:val="none" w:sz="0" w:space="0" w:color="auto"/>
            <w:left w:val="none" w:sz="0" w:space="0" w:color="auto"/>
            <w:bottom w:val="none" w:sz="0" w:space="0" w:color="auto"/>
            <w:right w:val="none" w:sz="0" w:space="0" w:color="auto"/>
          </w:divBdr>
          <w:divsChild>
            <w:div w:id="1366255323">
              <w:marLeft w:val="0"/>
              <w:marRight w:val="0"/>
              <w:marTop w:val="0"/>
              <w:marBottom w:val="0"/>
              <w:divBdr>
                <w:top w:val="none" w:sz="0" w:space="0" w:color="auto"/>
                <w:left w:val="none" w:sz="0" w:space="0" w:color="auto"/>
                <w:bottom w:val="none" w:sz="0" w:space="0" w:color="auto"/>
                <w:right w:val="none" w:sz="0" w:space="0" w:color="auto"/>
              </w:divBdr>
              <w:divsChild>
                <w:div w:id="10531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1866">
      <w:bodyDiv w:val="1"/>
      <w:marLeft w:val="0"/>
      <w:marRight w:val="0"/>
      <w:marTop w:val="0"/>
      <w:marBottom w:val="0"/>
      <w:divBdr>
        <w:top w:val="none" w:sz="0" w:space="0" w:color="auto"/>
        <w:left w:val="none" w:sz="0" w:space="0" w:color="auto"/>
        <w:bottom w:val="none" w:sz="0" w:space="0" w:color="auto"/>
        <w:right w:val="none" w:sz="0" w:space="0" w:color="auto"/>
      </w:divBdr>
      <w:divsChild>
        <w:div w:id="1675105558">
          <w:marLeft w:val="0"/>
          <w:marRight w:val="0"/>
          <w:marTop w:val="0"/>
          <w:marBottom w:val="0"/>
          <w:divBdr>
            <w:top w:val="none" w:sz="0" w:space="0" w:color="auto"/>
            <w:left w:val="none" w:sz="0" w:space="0" w:color="auto"/>
            <w:bottom w:val="none" w:sz="0" w:space="0" w:color="auto"/>
            <w:right w:val="none" w:sz="0" w:space="0" w:color="auto"/>
          </w:divBdr>
          <w:divsChild>
            <w:div w:id="244842882">
              <w:marLeft w:val="0"/>
              <w:marRight w:val="0"/>
              <w:marTop w:val="0"/>
              <w:marBottom w:val="0"/>
              <w:divBdr>
                <w:top w:val="none" w:sz="0" w:space="0" w:color="auto"/>
                <w:left w:val="none" w:sz="0" w:space="0" w:color="auto"/>
                <w:bottom w:val="none" w:sz="0" w:space="0" w:color="auto"/>
                <w:right w:val="none" w:sz="0" w:space="0" w:color="auto"/>
              </w:divBdr>
              <w:divsChild>
                <w:div w:id="6247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136">
      <w:bodyDiv w:val="1"/>
      <w:marLeft w:val="0"/>
      <w:marRight w:val="0"/>
      <w:marTop w:val="0"/>
      <w:marBottom w:val="0"/>
      <w:divBdr>
        <w:top w:val="none" w:sz="0" w:space="0" w:color="auto"/>
        <w:left w:val="none" w:sz="0" w:space="0" w:color="auto"/>
        <w:bottom w:val="none" w:sz="0" w:space="0" w:color="auto"/>
        <w:right w:val="none" w:sz="0" w:space="0" w:color="auto"/>
      </w:divBdr>
    </w:div>
    <w:div w:id="372076514">
      <w:bodyDiv w:val="1"/>
      <w:marLeft w:val="0"/>
      <w:marRight w:val="0"/>
      <w:marTop w:val="0"/>
      <w:marBottom w:val="0"/>
      <w:divBdr>
        <w:top w:val="none" w:sz="0" w:space="0" w:color="auto"/>
        <w:left w:val="none" w:sz="0" w:space="0" w:color="auto"/>
        <w:bottom w:val="none" w:sz="0" w:space="0" w:color="auto"/>
        <w:right w:val="none" w:sz="0" w:space="0" w:color="auto"/>
      </w:divBdr>
    </w:div>
    <w:div w:id="425810318">
      <w:bodyDiv w:val="1"/>
      <w:marLeft w:val="0"/>
      <w:marRight w:val="0"/>
      <w:marTop w:val="0"/>
      <w:marBottom w:val="0"/>
      <w:divBdr>
        <w:top w:val="none" w:sz="0" w:space="0" w:color="auto"/>
        <w:left w:val="none" w:sz="0" w:space="0" w:color="auto"/>
        <w:bottom w:val="none" w:sz="0" w:space="0" w:color="auto"/>
        <w:right w:val="none" w:sz="0" w:space="0" w:color="auto"/>
      </w:divBdr>
      <w:divsChild>
        <w:div w:id="1126385162">
          <w:marLeft w:val="0"/>
          <w:marRight w:val="0"/>
          <w:marTop w:val="0"/>
          <w:marBottom w:val="0"/>
          <w:divBdr>
            <w:top w:val="none" w:sz="0" w:space="0" w:color="auto"/>
            <w:left w:val="none" w:sz="0" w:space="0" w:color="auto"/>
            <w:bottom w:val="none" w:sz="0" w:space="0" w:color="auto"/>
            <w:right w:val="none" w:sz="0" w:space="0" w:color="auto"/>
          </w:divBdr>
          <w:divsChild>
            <w:div w:id="1042942084">
              <w:marLeft w:val="0"/>
              <w:marRight w:val="0"/>
              <w:marTop w:val="0"/>
              <w:marBottom w:val="0"/>
              <w:divBdr>
                <w:top w:val="none" w:sz="0" w:space="0" w:color="auto"/>
                <w:left w:val="none" w:sz="0" w:space="0" w:color="auto"/>
                <w:bottom w:val="none" w:sz="0" w:space="0" w:color="auto"/>
                <w:right w:val="none" w:sz="0" w:space="0" w:color="auto"/>
              </w:divBdr>
              <w:divsChild>
                <w:div w:id="19457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5474">
      <w:bodyDiv w:val="1"/>
      <w:marLeft w:val="0"/>
      <w:marRight w:val="0"/>
      <w:marTop w:val="0"/>
      <w:marBottom w:val="0"/>
      <w:divBdr>
        <w:top w:val="none" w:sz="0" w:space="0" w:color="auto"/>
        <w:left w:val="none" w:sz="0" w:space="0" w:color="auto"/>
        <w:bottom w:val="none" w:sz="0" w:space="0" w:color="auto"/>
        <w:right w:val="none" w:sz="0" w:space="0" w:color="auto"/>
      </w:divBdr>
      <w:divsChild>
        <w:div w:id="272370556">
          <w:marLeft w:val="0"/>
          <w:marRight w:val="0"/>
          <w:marTop w:val="0"/>
          <w:marBottom w:val="0"/>
          <w:divBdr>
            <w:top w:val="none" w:sz="0" w:space="0" w:color="auto"/>
            <w:left w:val="none" w:sz="0" w:space="0" w:color="auto"/>
            <w:bottom w:val="none" w:sz="0" w:space="0" w:color="auto"/>
            <w:right w:val="none" w:sz="0" w:space="0" w:color="auto"/>
          </w:divBdr>
          <w:divsChild>
            <w:div w:id="426312871">
              <w:marLeft w:val="0"/>
              <w:marRight w:val="0"/>
              <w:marTop w:val="0"/>
              <w:marBottom w:val="0"/>
              <w:divBdr>
                <w:top w:val="none" w:sz="0" w:space="0" w:color="auto"/>
                <w:left w:val="none" w:sz="0" w:space="0" w:color="auto"/>
                <w:bottom w:val="none" w:sz="0" w:space="0" w:color="auto"/>
                <w:right w:val="none" w:sz="0" w:space="0" w:color="auto"/>
              </w:divBdr>
              <w:divsChild>
                <w:div w:id="19895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100235">
      <w:bodyDiv w:val="1"/>
      <w:marLeft w:val="0"/>
      <w:marRight w:val="0"/>
      <w:marTop w:val="0"/>
      <w:marBottom w:val="0"/>
      <w:divBdr>
        <w:top w:val="none" w:sz="0" w:space="0" w:color="auto"/>
        <w:left w:val="none" w:sz="0" w:space="0" w:color="auto"/>
        <w:bottom w:val="none" w:sz="0" w:space="0" w:color="auto"/>
        <w:right w:val="none" w:sz="0" w:space="0" w:color="auto"/>
      </w:divBdr>
      <w:divsChild>
        <w:div w:id="1749108669">
          <w:marLeft w:val="0"/>
          <w:marRight w:val="0"/>
          <w:marTop w:val="0"/>
          <w:marBottom w:val="0"/>
          <w:divBdr>
            <w:top w:val="none" w:sz="0" w:space="0" w:color="auto"/>
            <w:left w:val="none" w:sz="0" w:space="0" w:color="auto"/>
            <w:bottom w:val="none" w:sz="0" w:space="0" w:color="auto"/>
            <w:right w:val="none" w:sz="0" w:space="0" w:color="auto"/>
          </w:divBdr>
          <w:divsChild>
            <w:div w:id="565922120">
              <w:marLeft w:val="0"/>
              <w:marRight w:val="0"/>
              <w:marTop w:val="0"/>
              <w:marBottom w:val="0"/>
              <w:divBdr>
                <w:top w:val="none" w:sz="0" w:space="0" w:color="auto"/>
                <w:left w:val="none" w:sz="0" w:space="0" w:color="auto"/>
                <w:bottom w:val="none" w:sz="0" w:space="0" w:color="auto"/>
                <w:right w:val="none" w:sz="0" w:space="0" w:color="auto"/>
              </w:divBdr>
              <w:divsChild>
                <w:div w:id="15562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44765">
      <w:bodyDiv w:val="1"/>
      <w:marLeft w:val="0"/>
      <w:marRight w:val="0"/>
      <w:marTop w:val="0"/>
      <w:marBottom w:val="0"/>
      <w:divBdr>
        <w:top w:val="none" w:sz="0" w:space="0" w:color="auto"/>
        <w:left w:val="none" w:sz="0" w:space="0" w:color="auto"/>
        <w:bottom w:val="none" w:sz="0" w:space="0" w:color="auto"/>
        <w:right w:val="none" w:sz="0" w:space="0" w:color="auto"/>
      </w:divBdr>
    </w:div>
    <w:div w:id="1145313000">
      <w:bodyDiv w:val="1"/>
      <w:marLeft w:val="0"/>
      <w:marRight w:val="0"/>
      <w:marTop w:val="0"/>
      <w:marBottom w:val="0"/>
      <w:divBdr>
        <w:top w:val="none" w:sz="0" w:space="0" w:color="auto"/>
        <w:left w:val="none" w:sz="0" w:space="0" w:color="auto"/>
        <w:bottom w:val="none" w:sz="0" w:space="0" w:color="auto"/>
        <w:right w:val="none" w:sz="0" w:space="0" w:color="auto"/>
      </w:divBdr>
    </w:div>
    <w:div w:id="1605304427">
      <w:bodyDiv w:val="1"/>
      <w:marLeft w:val="0"/>
      <w:marRight w:val="0"/>
      <w:marTop w:val="0"/>
      <w:marBottom w:val="0"/>
      <w:divBdr>
        <w:top w:val="none" w:sz="0" w:space="0" w:color="auto"/>
        <w:left w:val="none" w:sz="0" w:space="0" w:color="auto"/>
        <w:bottom w:val="none" w:sz="0" w:space="0" w:color="auto"/>
        <w:right w:val="none" w:sz="0" w:space="0" w:color="auto"/>
      </w:divBdr>
      <w:divsChild>
        <w:div w:id="688143640">
          <w:marLeft w:val="0"/>
          <w:marRight w:val="0"/>
          <w:marTop w:val="0"/>
          <w:marBottom w:val="0"/>
          <w:divBdr>
            <w:top w:val="none" w:sz="0" w:space="0" w:color="auto"/>
            <w:left w:val="none" w:sz="0" w:space="0" w:color="auto"/>
            <w:bottom w:val="none" w:sz="0" w:space="0" w:color="auto"/>
            <w:right w:val="none" w:sz="0" w:space="0" w:color="auto"/>
          </w:divBdr>
          <w:divsChild>
            <w:div w:id="1065757049">
              <w:marLeft w:val="0"/>
              <w:marRight w:val="0"/>
              <w:marTop w:val="0"/>
              <w:marBottom w:val="0"/>
              <w:divBdr>
                <w:top w:val="none" w:sz="0" w:space="0" w:color="auto"/>
                <w:left w:val="none" w:sz="0" w:space="0" w:color="auto"/>
                <w:bottom w:val="none" w:sz="0" w:space="0" w:color="auto"/>
                <w:right w:val="none" w:sz="0" w:space="0" w:color="auto"/>
              </w:divBdr>
              <w:divsChild>
                <w:div w:id="8967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8422">
      <w:bodyDiv w:val="1"/>
      <w:marLeft w:val="0"/>
      <w:marRight w:val="0"/>
      <w:marTop w:val="0"/>
      <w:marBottom w:val="0"/>
      <w:divBdr>
        <w:top w:val="none" w:sz="0" w:space="0" w:color="auto"/>
        <w:left w:val="none" w:sz="0" w:space="0" w:color="auto"/>
        <w:bottom w:val="none" w:sz="0" w:space="0" w:color="auto"/>
        <w:right w:val="none" w:sz="0" w:space="0" w:color="auto"/>
      </w:divBdr>
    </w:div>
    <w:div w:id="21081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arxiv.org/abs/2107.02637" TargetMode="External"/><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5933-353C-440C-A760-046F2435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8222</Words>
  <Characters>46872</Characters>
  <Application>Microsoft Office Word</Application>
  <DocSecurity>0</DocSecurity>
  <Lines>390</Lines>
  <Paragraphs>109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Kilumelume</dc:creator>
  <cp:keywords/>
  <dc:description/>
  <cp:lastModifiedBy>成朗</cp:lastModifiedBy>
  <cp:revision>2</cp:revision>
  <cp:lastPrinted>2024-03-18T11:38:00Z</cp:lastPrinted>
  <dcterms:created xsi:type="dcterms:W3CDTF">2024-03-18T11:39:00Z</dcterms:created>
  <dcterms:modified xsi:type="dcterms:W3CDTF">2024-03-18T11:39:00Z</dcterms:modified>
</cp:coreProperties>
</file>